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841F7D" w14:textId="77777777" w:rsidR="00F377D0" w:rsidRDefault="00F377D0">
      <w:pPr>
        <w:pStyle w:val="TOCHeading"/>
        <w:rPr>
          <w:rFonts w:cstheme="minorHAnsi"/>
          <w:b/>
          <w:bCs/>
          <w:color w:val="000100"/>
          <w:sz w:val="52"/>
          <w:szCs w:val="52"/>
          <w:shd w:val="clear" w:color="auto" w:fill="FFFFFF"/>
        </w:rPr>
      </w:pPr>
    </w:p>
    <w:p w14:paraId="6604D8A5" w14:textId="77D447AA" w:rsidR="00F377D0" w:rsidRDefault="00F377D0">
      <w:pPr>
        <w:pStyle w:val="TOCHeading"/>
        <w:rPr>
          <w:rFonts w:cstheme="minorHAnsi"/>
          <w:b/>
          <w:bCs/>
          <w:color w:val="000100"/>
          <w:sz w:val="52"/>
          <w:szCs w:val="52"/>
          <w:shd w:val="clear" w:color="auto" w:fill="FFFFFF"/>
        </w:rPr>
      </w:pPr>
    </w:p>
    <w:p w14:paraId="25CE3C7F" w14:textId="73F391CD" w:rsidR="00DA2B58" w:rsidRDefault="00DA2B58" w:rsidP="00DA2B58"/>
    <w:p w14:paraId="622D521E" w14:textId="7FB4316B" w:rsidR="00DA2B58" w:rsidRDefault="00DA2B58" w:rsidP="00DA2B58"/>
    <w:p w14:paraId="3ED8E4FC" w14:textId="21D56EFE" w:rsidR="00DA2B58" w:rsidRDefault="00DA2B58" w:rsidP="00DA2B58"/>
    <w:p w14:paraId="140FB8C7" w14:textId="3A306E1B" w:rsidR="00DA2B58" w:rsidRDefault="00DA2B58" w:rsidP="00DA2B58"/>
    <w:p w14:paraId="6EFCC40B" w14:textId="71F9C9B6" w:rsidR="00DA2B58" w:rsidRDefault="00DA2B58" w:rsidP="00DA2B58"/>
    <w:p w14:paraId="16BC44BB" w14:textId="77777777" w:rsidR="00DA2B58" w:rsidRPr="00DA2B58" w:rsidRDefault="00DA2B58" w:rsidP="00DA2B58"/>
    <w:p w14:paraId="0CA7E263" w14:textId="3213F6F3" w:rsidR="00F377D0" w:rsidRPr="00016B18" w:rsidRDefault="00F377D0">
      <w:pPr>
        <w:pStyle w:val="TOCHeading"/>
        <w:rPr>
          <w:sz w:val="56"/>
          <w:szCs w:val="56"/>
        </w:rPr>
      </w:pPr>
      <w:r w:rsidRPr="00016B18">
        <w:rPr>
          <w:rFonts w:cstheme="minorHAnsi"/>
          <w:b/>
          <w:bCs/>
          <w:color w:val="000100"/>
          <w:sz w:val="56"/>
          <w:szCs w:val="56"/>
          <w:shd w:val="clear" w:color="auto" w:fill="FFFFFF"/>
        </w:rPr>
        <w:t xml:space="preserve">Build </w:t>
      </w:r>
      <w:del w:id="0" w:author="Sudhanshu Satyam" w:date="2020-08-10T09:11:00Z">
        <w:r w:rsidRPr="00016B18" w:rsidDel="00395FF1">
          <w:rPr>
            <w:rFonts w:cstheme="minorHAnsi"/>
            <w:b/>
            <w:bCs/>
            <w:color w:val="000100"/>
            <w:sz w:val="56"/>
            <w:szCs w:val="56"/>
            <w:shd w:val="clear" w:color="auto" w:fill="FFFFFF"/>
          </w:rPr>
          <w:delText>a</w:delText>
        </w:r>
      </w:del>
      <w:ins w:id="1" w:author="Sudhanshu Satyam" w:date="2020-08-10T09:11:00Z">
        <w:r w:rsidR="00395FF1">
          <w:rPr>
            <w:rFonts w:cstheme="minorHAnsi"/>
            <w:b/>
            <w:bCs/>
            <w:color w:val="000100"/>
            <w:sz w:val="56"/>
            <w:szCs w:val="56"/>
            <w:shd w:val="clear" w:color="auto" w:fill="FFFFFF"/>
          </w:rPr>
          <w:t>Micro</w:t>
        </w:r>
      </w:ins>
      <w:del w:id="2" w:author="Sudhanshu Satyam" w:date="2020-08-10T09:11:00Z">
        <w:r w:rsidRPr="00016B18" w:rsidDel="00395FF1">
          <w:rPr>
            <w:rFonts w:cstheme="minorHAnsi"/>
            <w:b/>
            <w:bCs/>
            <w:color w:val="000100"/>
            <w:sz w:val="56"/>
            <w:szCs w:val="56"/>
            <w:shd w:val="clear" w:color="auto" w:fill="FFFFFF"/>
          </w:rPr>
          <w:delText xml:space="preserve"> REST Web</w:delText>
        </w:r>
      </w:del>
      <w:ins w:id="3" w:author="Sudhanshu Satyam" w:date="2020-08-10T09:11:00Z">
        <w:r w:rsidR="00395FF1">
          <w:rPr>
            <w:rFonts w:cstheme="minorHAnsi"/>
            <w:b/>
            <w:bCs/>
            <w:color w:val="000100"/>
            <w:sz w:val="56"/>
            <w:szCs w:val="56"/>
            <w:shd w:val="clear" w:color="auto" w:fill="FFFFFF"/>
          </w:rPr>
          <w:t xml:space="preserve"> </w:t>
        </w:r>
      </w:ins>
      <w:del w:id="4" w:author="Sudhanshu Satyam" w:date="2020-08-10T09:11:00Z">
        <w:r w:rsidRPr="00016B18" w:rsidDel="00395FF1">
          <w:rPr>
            <w:rFonts w:cstheme="minorHAnsi"/>
            <w:b/>
            <w:bCs/>
            <w:color w:val="000100"/>
            <w:sz w:val="56"/>
            <w:szCs w:val="56"/>
            <w:shd w:val="clear" w:color="auto" w:fill="FFFFFF"/>
          </w:rPr>
          <w:delText xml:space="preserve"> </w:delText>
        </w:r>
      </w:del>
      <w:r w:rsidRPr="00016B18">
        <w:rPr>
          <w:rFonts w:cstheme="minorHAnsi"/>
          <w:b/>
          <w:bCs/>
          <w:color w:val="000100"/>
          <w:sz w:val="56"/>
          <w:szCs w:val="56"/>
          <w:shd w:val="clear" w:color="auto" w:fill="FFFFFF"/>
        </w:rPr>
        <w:t>Service</w:t>
      </w:r>
      <w:r w:rsidR="00DA2B58" w:rsidRPr="00016B18">
        <w:rPr>
          <w:rFonts w:cstheme="minorHAnsi"/>
          <w:b/>
          <w:bCs/>
          <w:color w:val="000100"/>
          <w:sz w:val="56"/>
          <w:szCs w:val="56"/>
          <w:shd w:val="clear" w:color="auto" w:fill="FFFFFF"/>
        </w:rPr>
        <w:t>s</w:t>
      </w:r>
      <w:r w:rsidRPr="00016B18">
        <w:rPr>
          <w:rFonts w:cstheme="minorHAnsi"/>
          <w:b/>
          <w:bCs/>
          <w:color w:val="000100"/>
          <w:sz w:val="56"/>
          <w:szCs w:val="56"/>
          <w:shd w:val="clear" w:color="auto" w:fill="FFFFFF"/>
        </w:rPr>
        <w:t xml:space="preserve"> Using </w:t>
      </w:r>
      <w:del w:id="5" w:author="Sudhanshu Satyam" w:date="2020-08-10T09:12:00Z">
        <w:r w:rsidRPr="00016B18" w:rsidDel="00395FF1">
          <w:rPr>
            <w:rFonts w:cstheme="minorHAnsi"/>
            <w:b/>
            <w:bCs/>
            <w:color w:val="000100"/>
            <w:sz w:val="56"/>
            <w:szCs w:val="56"/>
            <w:shd w:val="clear" w:color="auto" w:fill="FFFFFF"/>
          </w:rPr>
          <w:delText>Spring</w:delText>
        </w:r>
        <w:r w:rsidR="00D13ABC" w:rsidDel="00395FF1">
          <w:rPr>
            <w:rFonts w:cstheme="minorHAnsi"/>
            <w:b/>
            <w:bCs/>
            <w:color w:val="000100"/>
            <w:sz w:val="56"/>
            <w:szCs w:val="56"/>
            <w:shd w:val="clear" w:color="auto" w:fill="FFFFFF"/>
          </w:rPr>
          <w:delText xml:space="preserve">, </w:delText>
        </w:r>
      </w:del>
      <w:r w:rsidR="00DA2B58" w:rsidRPr="00016B18">
        <w:rPr>
          <w:rFonts w:cstheme="minorHAnsi"/>
          <w:b/>
          <w:bCs/>
          <w:color w:val="000100"/>
          <w:sz w:val="56"/>
          <w:szCs w:val="56"/>
          <w:shd w:val="clear" w:color="auto" w:fill="FFFFFF"/>
        </w:rPr>
        <w:t>Spring Tool Suite</w:t>
      </w:r>
      <w:ins w:id="6" w:author="Sudhanshu Satyam" w:date="2020-08-10T09:12:00Z">
        <w:r w:rsidR="00395FF1">
          <w:rPr>
            <w:rFonts w:cstheme="minorHAnsi"/>
            <w:b/>
            <w:bCs/>
            <w:color w:val="000100"/>
            <w:sz w:val="56"/>
            <w:szCs w:val="56"/>
            <w:shd w:val="clear" w:color="auto" w:fill="FFFFFF"/>
          </w:rPr>
          <w:t>,</w:t>
        </w:r>
      </w:ins>
      <w:r w:rsidR="00DA2B58" w:rsidRPr="00016B18">
        <w:rPr>
          <w:rFonts w:cstheme="minorHAnsi"/>
          <w:b/>
          <w:bCs/>
          <w:color w:val="000100"/>
          <w:sz w:val="56"/>
          <w:szCs w:val="56"/>
          <w:shd w:val="clear" w:color="auto" w:fill="FFFFFF"/>
        </w:rPr>
        <w:t xml:space="preserve"> </w:t>
      </w:r>
      <w:del w:id="7" w:author="Sudhanshu Satyam" w:date="2020-08-10T09:12:00Z">
        <w:r w:rsidR="00D13ABC" w:rsidDel="00395FF1">
          <w:rPr>
            <w:rFonts w:cstheme="minorHAnsi"/>
            <w:b/>
            <w:bCs/>
            <w:color w:val="000100"/>
            <w:sz w:val="56"/>
            <w:szCs w:val="56"/>
            <w:shd w:val="clear" w:color="auto" w:fill="FFFFFF"/>
          </w:rPr>
          <w:delText>and</w:delText>
        </w:r>
        <w:r w:rsidR="00DA2B58" w:rsidRPr="00016B18" w:rsidDel="00395FF1">
          <w:rPr>
            <w:rFonts w:cstheme="minorHAnsi"/>
            <w:b/>
            <w:bCs/>
            <w:color w:val="000100"/>
            <w:sz w:val="56"/>
            <w:szCs w:val="56"/>
            <w:shd w:val="clear" w:color="auto" w:fill="FFFFFF"/>
          </w:rPr>
          <w:delText xml:space="preserve"> </w:delText>
        </w:r>
      </w:del>
      <w:r w:rsidR="00DA2B58" w:rsidRPr="00016B18">
        <w:rPr>
          <w:rFonts w:cstheme="minorHAnsi"/>
          <w:b/>
          <w:bCs/>
          <w:color w:val="000100"/>
          <w:sz w:val="56"/>
          <w:szCs w:val="56"/>
          <w:shd w:val="clear" w:color="auto" w:fill="FFFFFF"/>
        </w:rPr>
        <w:t>Spring Boot</w:t>
      </w:r>
      <w:ins w:id="8" w:author="Sudhanshu Satyam" w:date="2020-08-10T09:12:00Z">
        <w:r w:rsidR="00395FF1">
          <w:rPr>
            <w:rFonts w:cstheme="minorHAnsi"/>
            <w:b/>
            <w:bCs/>
            <w:color w:val="000100"/>
            <w:sz w:val="56"/>
            <w:szCs w:val="56"/>
            <w:shd w:val="clear" w:color="auto" w:fill="FFFFFF"/>
          </w:rPr>
          <w:t xml:space="preserve"> &amp; Netflix-OSS</w:t>
        </w:r>
      </w:ins>
    </w:p>
    <w:p w14:paraId="6CDEAE2E" w14:textId="77777777" w:rsidR="00F377D0" w:rsidRDefault="00F377D0">
      <w:pPr>
        <w:rPr>
          <w:rFonts w:asciiTheme="majorHAnsi" w:eastAsiaTheme="majorEastAsia" w:hAnsiTheme="majorHAnsi" w:cstheme="majorBidi"/>
          <w:color w:val="2F5496" w:themeColor="accent1" w:themeShade="BF"/>
          <w:sz w:val="32"/>
          <w:szCs w:val="32"/>
        </w:rPr>
      </w:pPr>
      <w:r>
        <w:br w:type="page"/>
      </w:r>
    </w:p>
    <w:p w14:paraId="4E2F6AA0" w14:textId="77777777" w:rsidR="00F377D0" w:rsidRDefault="00F377D0">
      <w:pPr>
        <w:pStyle w:val="TOCHeading"/>
      </w:pPr>
    </w:p>
    <w:sdt>
      <w:sdtPr>
        <w:rPr>
          <w:rFonts w:asciiTheme="minorHAnsi" w:eastAsiaTheme="minorHAnsi" w:hAnsiTheme="minorHAnsi" w:cstheme="minorBidi"/>
          <w:color w:val="auto"/>
          <w:sz w:val="22"/>
          <w:szCs w:val="22"/>
        </w:rPr>
        <w:id w:val="-1257285658"/>
        <w:docPartObj>
          <w:docPartGallery w:val="Table of Contents"/>
          <w:docPartUnique/>
        </w:docPartObj>
      </w:sdtPr>
      <w:sdtEndPr>
        <w:rPr>
          <w:b/>
          <w:bCs/>
          <w:noProof/>
        </w:rPr>
      </w:sdtEndPr>
      <w:sdtContent>
        <w:p w14:paraId="4DEE9549" w14:textId="3027274A" w:rsidR="00EA2ED5" w:rsidRDefault="00676AA0">
          <w:pPr>
            <w:pStyle w:val="TOCHeading"/>
          </w:pPr>
          <w:r>
            <w:t xml:space="preserve">Table </w:t>
          </w:r>
          <w:r w:rsidR="00EA2ED5">
            <w:t>Contents</w:t>
          </w:r>
        </w:p>
        <w:p w14:paraId="1C4EADFC" w14:textId="2A8498B8" w:rsidR="000C1968" w:rsidRDefault="00EA2ED5">
          <w:pPr>
            <w:pStyle w:val="TOC1"/>
            <w:tabs>
              <w:tab w:val="right" w:leader="dot" w:pos="9350"/>
            </w:tabs>
            <w:rPr>
              <w:ins w:id="9" w:author="Sudhanshu Satyam" w:date="2020-09-02T18:35:00Z"/>
              <w:rFonts w:eastAsiaTheme="minorEastAsia"/>
              <w:noProof/>
              <w:lang w:val="en-IN" w:eastAsia="en-IN"/>
            </w:rPr>
          </w:pPr>
          <w:r>
            <w:fldChar w:fldCharType="begin"/>
          </w:r>
          <w:r>
            <w:instrText xml:space="preserve"> TOC \o "1-3" \h \z \u </w:instrText>
          </w:r>
          <w:r>
            <w:fldChar w:fldCharType="separate"/>
          </w:r>
          <w:bookmarkStart w:id="10" w:name="_GoBack"/>
          <w:bookmarkEnd w:id="10"/>
          <w:ins w:id="11" w:author="Sudhanshu Satyam" w:date="2020-09-02T18:35:00Z">
            <w:r w:rsidR="000C1968" w:rsidRPr="001E5D18">
              <w:rPr>
                <w:rStyle w:val="Hyperlink"/>
                <w:noProof/>
              </w:rPr>
              <w:fldChar w:fldCharType="begin"/>
            </w:r>
            <w:r w:rsidR="000C1968" w:rsidRPr="001E5D18">
              <w:rPr>
                <w:rStyle w:val="Hyperlink"/>
                <w:noProof/>
              </w:rPr>
              <w:instrText xml:space="preserve"> </w:instrText>
            </w:r>
            <w:r w:rsidR="000C1968">
              <w:rPr>
                <w:noProof/>
              </w:rPr>
              <w:instrText>HYPERLINK \l "_Toc49964143"</w:instrText>
            </w:r>
            <w:r w:rsidR="000C1968" w:rsidRPr="001E5D18">
              <w:rPr>
                <w:rStyle w:val="Hyperlink"/>
                <w:noProof/>
              </w:rPr>
              <w:instrText xml:space="preserve"> </w:instrText>
            </w:r>
            <w:r w:rsidR="000C1968" w:rsidRPr="001E5D18">
              <w:rPr>
                <w:rStyle w:val="Hyperlink"/>
                <w:noProof/>
              </w:rPr>
            </w:r>
            <w:r w:rsidR="000C1968" w:rsidRPr="001E5D18">
              <w:rPr>
                <w:rStyle w:val="Hyperlink"/>
                <w:noProof/>
              </w:rPr>
              <w:fldChar w:fldCharType="separate"/>
            </w:r>
            <w:r w:rsidR="000C1968" w:rsidRPr="001E5D18">
              <w:rPr>
                <w:rStyle w:val="Hyperlink"/>
                <w:noProof/>
              </w:rPr>
              <w:t>Introduction</w:t>
            </w:r>
            <w:r w:rsidR="000C1968">
              <w:rPr>
                <w:noProof/>
                <w:webHidden/>
              </w:rPr>
              <w:tab/>
            </w:r>
            <w:r w:rsidR="000C1968">
              <w:rPr>
                <w:noProof/>
                <w:webHidden/>
              </w:rPr>
              <w:fldChar w:fldCharType="begin"/>
            </w:r>
            <w:r w:rsidR="000C1968">
              <w:rPr>
                <w:noProof/>
                <w:webHidden/>
              </w:rPr>
              <w:instrText xml:space="preserve"> PAGEREF _Toc49964143 \h </w:instrText>
            </w:r>
            <w:r w:rsidR="000C1968">
              <w:rPr>
                <w:noProof/>
                <w:webHidden/>
              </w:rPr>
            </w:r>
          </w:ins>
          <w:r w:rsidR="000C1968">
            <w:rPr>
              <w:noProof/>
              <w:webHidden/>
            </w:rPr>
            <w:fldChar w:fldCharType="separate"/>
          </w:r>
          <w:ins w:id="12" w:author="Sudhanshu Satyam" w:date="2020-09-02T18:35:00Z">
            <w:r w:rsidR="000C1968">
              <w:rPr>
                <w:noProof/>
                <w:webHidden/>
              </w:rPr>
              <w:t>4</w:t>
            </w:r>
            <w:r w:rsidR="000C1968">
              <w:rPr>
                <w:noProof/>
                <w:webHidden/>
              </w:rPr>
              <w:fldChar w:fldCharType="end"/>
            </w:r>
            <w:r w:rsidR="000C1968" w:rsidRPr="001E5D18">
              <w:rPr>
                <w:rStyle w:val="Hyperlink"/>
                <w:noProof/>
              </w:rPr>
              <w:fldChar w:fldCharType="end"/>
            </w:r>
          </w:ins>
        </w:p>
        <w:p w14:paraId="117554F9" w14:textId="667A8ACC" w:rsidR="000C1968" w:rsidRDefault="000C1968">
          <w:pPr>
            <w:pStyle w:val="TOC1"/>
            <w:tabs>
              <w:tab w:val="right" w:leader="dot" w:pos="9350"/>
            </w:tabs>
            <w:rPr>
              <w:ins w:id="13" w:author="Sudhanshu Satyam" w:date="2020-09-02T18:35:00Z"/>
              <w:rFonts w:eastAsiaTheme="minorEastAsia"/>
              <w:noProof/>
              <w:lang w:val="en-IN" w:eastAsia="en-IN"/>
            </w:rPr>
          </w:pPr>
          <w:ins w:id="14"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"_Toc49964144"</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Revision History</w:t>
            </w:r>
            <w:r>
              <w:rPr>
                <w:noProof/>
                <w:webHidden/>
              </w:rPr>
              <w:tab/>
            </w:r>
            <w:r>
              <w:rPr>
                <w:noProof/>
                <w:webHidden/>
              </w:rPr>
              <w:fldChar w:fldCharType="begin"/>
            </w:r>
            <w:r>
              <w:rPr>
                <w:noProof/>
                <w:webHidden/>
              </w:rPr>
              <w:instrText xml:space="preserve"> PAGEREF _Toc49964144 \h </w:instrText>
            </w:r>
            <w:r>
              <w:rPr>
                <w:noProof/>
                <w:webHidden/>
              </w:rPr>
            </w:r>
          </w:ins>
          <w:r>
            <w:rPr>
              <w:noProof/>
              <w:webHidden/>
            </w:rPr>
            <w:fldChar w:fldCharType="separate"/>
          </w:r>
          <w:ins w:id="15" w:author="Sudhanshu Satyam" w:date="2020-09-02T18:35:00Z">
            <w:r>
              <w:rPr>
                <w:noProof/>
                <w:webHidden/>
              </w:rPr>
              <w:t>4</w:t>
            </w:r>
            <w:r>
              <w:rPr>
                <w:noProof/>
                <w:webHidden/>
              </w:rPr>
              <w:fldChar w:fldCharType="end"/>
            </w:r>
            <w:r w:rsidRPr="001E5D18">
              <w:rPr>
                <w:rStyle w:val="Hyperlink"/>
                <w:noProof/>
              </w:rPr>
              <w:fldChar w:fldCharType="end"/>
            </w:r>
          </w:ins>
        </w:p>
        <w:p w14:paraId="5D497F51" w14:textId="6A7D113D" w:rsidR="000C1968" w:rsidRDefault="000C1968">
          <w:pPr>
            <w:pStyle w:val="TOC1"/>
            <w:tabs>
              <w:tab w:val="right" w:leader="dot" w:pos="9350"/>
            </w:tabs>
            <w:rPr>
              <w:ins w:id="16" w:author="Sudhanshu Satyam" w:date="2020-09-02T18:35:00Z"/>
              <w:rFonts w:eastAsiaTheme="minorEastAsia"/>
              <w:noProof/>
              <w:lang w:val="en-IN" w:eastAsia="en-IN"/>
            </w:rPr>
          </w:pPr>
          <w:ins w:id="17"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"_Toc49964145"</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Prerequisites:</w:t>
            </w:r>
            <w:r>
              <w:rPr>
                <w:noProof/>
                <w:webHidden/>
              </w:rPr>
              <w:tab/>
            </w:r>
            <w:r>
              <w:rPr>
                <w:noProof/>
                <w:webHidden/>
              </w:rPr>
              <w:fldChar w:fldCharType="begin"/>
            </w:r>
            <w:r>
              <w:rPr>
                <w:noProof/>
                <w:webHidden/>
              </w:rPr>
              <w:instrText xml:space="preserve"> PAGEREF _Toc49964145 \h </w:instrText>
            </w:r>
            <w:r>
              <w:rPr>
                <w:noProof/>
                <w:webHidden/>
              </w:rPr>
            </w:r>
          </w:ins>
          <w:r>
            <w:rPr>
              <w:noProof/>
              <w:webHidden/>
            </w:rPr>
            <w:fldChar w:fldCharType="separate"/>
          </w:r>
          <w:ins w:id="18" w:author="Sudhanshu Satyam" w:date="2020-09-02T18:35:00Z">
            <w:r>
              <w:rPr>
                <w:noProof/>
                <w:webHidden/>
              </w:rPr>
              <w:t>4</w:t>
            </w:r>
            <w:r>
              <w:rPr>
                <w:noProof/>
                <w:webHidden/>
              </w:rPr>
              <w:fldChar w:fldCharType="end"/>
            </w:r>
            <w:r w:rsidRPr="001E5D18">
              <w:rPr>
                <w:rStyle w:val="Hyperlink"/>
                <w:noProof/>
              </w:rPr>
              <w:fldChar w:fldCharType="end"/>
            </w:r>
          </w:ins>
        </w:p>
        <w:p w14:paraId="67A61C5E" w14:textId="2C4CBFB1" w:rsidR="000C1968" w:rsidRDefault="000C1968">
          <w:pPr>
            <w:pStyle w:val="TOC1"/>
            <w:tabs>
              <w:tab w:val="right" w:leader="dot" w:pos="9350"/>
            </w:tabs>
            <w:rPr>
              <w:ins w:id="19" w:author="Sudhanshu Satyam" w:date="2020-09-02T18:35:00Z"/>
              <w:rFonts w:eastAsiaTheme="minorEastAsia"/>
              <w:noProof/>
              <w:lang w:val="en-IN" w:eastAsia="en-IN"/>
            </w:rPr>
          </w:pPr>
          <w:ins w:id="20"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"_Toc49964146"</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Create Eureka Server Project</w:t>
            </w:r>
            <w:r>
              <w:rPr>
                <w:noProof/>
                <w:webHidden/>
              </w:rPr>
              <w:tab/>
            </w:r>
            <w:r>
              <w:rPr>
                <w:noProof/>
                <w:webHidden/>
              </w:rPr>
              <w:fldChar w:fldCharType="begin"/>
            </w:r>
            <w:r>
              <w:rPr>
                <w:noProof/>
                <w:webHidden/>
              </w:rPr>
              <w:instrText xml:space="preserve"> PAGEREF _Toc49964146 \h </w:instrText>
            </w:r>
            <w:r>
              <w:rPr>
                <w:noProof/>
                <w:webHidden/>
              </w:rPr>
            </w:r>
          </w:ins>
          <w:r>
            <w:rPr>
              <w:noProof/>
              <w:webHidden/>
            </w:rPr>
            <w:fldChar w:fldCharType="separate"/>
          </w:r>
          <w:ins w:id="21" w:author="Sudhanshu Satyam" w:date="2020-09-02T18:35:00Z">
            <w:r>
              <w:rPr>
                <w:noProof/>
                <w:webHidden/>
              </w:rPr>
              <w:t>4</w:t>
            </w:r>
            <w:r>
              <w:rPr>
                <w:noProof/>
                <w:webHidden/>
              </w:rPr>
              <w:fldChar w:fldCharType="end"/>
            </w:r>
            <w:r w:rsidRPr="001E5D18">
              <w:rPr>
                <w:rStyle w:val="Hyperlink"/>
                <w:noProof/>
              </w:rPr>
              <w:fldChar w:fldCharType="end"/>
            </w:r>
          </w:ins>
        </w:p>
        <w:p w14:paraId="6A9B2919" w14:textId="6BF95AE9" w:rsidR="000C1968" w:rsidRDefault="000C1968">
          <w:pPr>
            <w:pStyle w:val="TOC2"/>
            <w:tabs>
              <w:tab w:val="left" w:pos="660"/>
              <w:tab w:val="right" w:leader="dot" w:pos="9350"/>
            </w:tabs>
            <w:rPr>
              <w:ins w:id="22" w:author="Sudhanshu Satyam" w:date="2020-09-02T18:35:00Z"/>
              <w:rFonts w:eastAsiaTheme="minorEastAsia"/>
              <w:noProof/>
              <w:lang w:val="en-IN" w:eastAsia="en-IN"/>
            </w:rPr>
          </w:pPr>
          <w:ins w:id="23"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"_Toc49964147"</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1.</w:t>
            </w:r>
            <w:r>
              <w:rPr>
                <w:rFonts w:eastAsiaTheme="minorEastAsia"/>
                <w:noProof/>
                <w:lang w:val="en-IN" w:eastAsia="en-IN"/>
              </w:rPr>
              <w:tab/>
            </w:r>
            <w:r w:rsidRPr="001E5D18">
              <w:rPr>
                <w:rStyle w:val="Hyperlink"/>
                <w:noProof/>
              </w:rPr>
              <w:t>Create a Spring Starter Project</w:t>
            </w:r>
            <w:r>
              <w:rPr>
                <w:noProof/>
                <w:webHidden/>
              </w:rPr>
              <w:tab/>
            </w:r>
            <w:r>
              <w:rPr>
                <w:noProof/>
                <w:webHidden/>
              </w:rPr>
              <w:fldChar w:fldCharType="begin"/>
            </w:r>
            <w:r>
              <w:rPr>
                <w:noProof/>
                <w:webHidden/>
              </w:rPr>
              <w:instrText xml:space="preserve"> PAGEREF _Toc49964147 \h </w:instrText>
            </w:r>
            <w:r>
              <w:rPr>
                <w:noProof/>
                <w:webHidden/>
              </w:rPr>
            </w:r>
          </w:ins>
          <w:r>
            <w:rPr>
              <w:noProof/>
              <w:webHidden/>
            </w:rPr>
            <w:fldChar w:fldCharType="separate"/>
          </w:r>
          <w:ins w:id="24" w:author="Sudhanshu Satyam" w:date="2020-09-02T18:35:00Z">
            <w:r>
              <w:rPr>
                <w:noProof/>
                <w:webHidden/>
              </w:rPr>
              <w:t>4</w:t>
            </w:r>
            <w:r>
              <w:rPr>
                <w:noProof/>
                <w:webHidden/>
              </w:rPr>
              <w:fldChar w:fldCharType="end"/>
            </w:r>
            <w:r w:rsidRPr="001E5D18">
              <w:rPr>
                <w:rStyle w:val="Hyperlink"/>
                <w:noProof/>
              </w:rPr>
              <w:fldChar w:fldCharType="end"/>
            </w:r>
          </w:ins>
        </w:p>
        <w:p w14:paraId="5D8493F3" w14:textId="7056CD35" w:rsidR="000C1968" w:rsidRDefault="000C1968">
          <w:pPr>
            <w:pStyle w:val="TOC2"/>
            <w:tabs>
              <w:tab w:val="left" w:pos="660"/>
              <w:tab w:val="right" w:leader="dot" w:pos="9350"/>
            </w:tabs>
            <w:rPr>
              <w:ins w:id="25" w:author="Sudhanshu Satyam" w:date="2020-09-02T18:35:00Z"/>
              <w:rFonts w:eastAsiaTheme="minorEastAsia"/>
              <w:noProof/>
              <w:lang w:val="en-IN" w:eastAsia="en-IN"/>
            </w:rPr>
          </w:pPr>
          <w:ins w:id="26"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"_Toc49964148"</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rFonts w:cstheme="minorHAnsi"/>
                <w:noProof/>
              </w:rPr>
              <w:t>2.</w:t>
            </w:r>
            <w:r>
              <w:rPr>
                <w:rFonts w:eastAsiaTheme="minorEastAsia"/>
                <w:noProof/>
                <w:lang w:val="en-IN" w:eastAsia="en-IN"/>
              </w:rPr>
              <w:tab/>
            </w:r>
            <w:r w:rsidRPr="001E5D18">
              <w:rPr>
                <w:rStyle w:val="Hyperlink"/>
                <w:noProof/>
              </w:rPr>
              <w:t>Default Package and Class</w:t>
            </w:r>
            <w:r>
              <w:rPr>
                <w:noProof/>
                <w:webHidden/>
              </w:rPr>
              <w:tab/>
            </w:r>
            <w:r>
              <w:rPr>
                <w:noProof/>
                <w:webHidden/>
              </w:rPr>
              <w:fldChar w:fldCharType="begin"/>
            </w:r>
            <w:r>
              <w:rPr>
                <w:noProof/>
                <w:webHidden/>
              </w:rPr>
              <w:instrText xml:space="preserve"> PAGEREF _Toc49964148 \h </w:instrText>
            </w:r>
            <w:r>
              <w:rPr>
                <w:noProof/>
                <w:webHidden/>
              </w:rPr>
            </w:r>
          </w:ins>
          <w:r>
            <w:rPr>
              <w:noProof/>
              <w:webHidden/>
            </w:rPr>
            <w:fldChar w:fldCharType="separate"/>
          </w:r>
          <w:ins w:id="27" w:author="Sudhanshu Satyam" w:date="2020-09-02T18:35:00Z">
            <w:r>
              <w:rPr>
                <w:noProof/>
                <w:webHidden/>
              </w:rPr>
              <w:t>5</w:t>
            </w:r>
            <w:r>
              <w:rPr>
                <w:noProof/>
                <w:webHidden/>
              </w:rPr>
              <w:fldChar w:fldCharType="end"/>
            </w:r>
            <w:r w:rsidRPr="001E5D18">
              <w:rPr>
                <w:rStyle w:val="Hyperlink"/>
                <w:noProof/>
              </w:rPr>
              <w:fldChar w:fldCharType="end"/>
            </w:r>
          </w:ins>
        </w:p>
        <w:p w14:paraId="422CB262" w14:textId="17A811A5" w:rsidR="000C1968" w:rsidRDefault="000C1968">
          <w:pPr>
            <w:pStyle w:val="TOC2"/>
            <w:tabs>
              <w:tab w:val="left" w:pos="660"/>
              <w:tab w:val="right" w:leader="dot" w:pos="9350"/>
            </w:tabs>
            <w:rPr>
              <w:ins w:id="28" w:author="Sudhanshu Satyam" w:date="2020-09-02T18:35:00Z"/>
              <w:rFonts w:eastAsiaTheme="minorEastAsia"/>
              <w:noProof/>
              <w:lang w:val="en-IN" w:eastAsia="en-IN"/>
            </w:rPr>
          </w:pPr>
          <w:ins w:id="29"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"_Toc49964149"</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2.</w:t>
            </w:r>
            <w:r>
              <w:rPr>
                <w:rFonts w:eastAsiaTheme="minorEastAsia"/>
                <w:noProof/>
                <w:lang w:val="en-IN" w:eastAsia="en-IN"/>
              </w:rPr>
              <w:tab/>
            </w:r>
            <w:r w:rsidRPr="001E5D18">
              <w:rPr>
                <w:rStyle w:val="Hyperlink"/>
                <w:noProof/>
              </w:rPr>
              <w:t>Dependency (Pom.xml) files</w:t>
            </w:r>
            <w:r>
              <w:rPr>
                <w:noProof/>
                <w:webHidden/>
              </w:rPr>
              <w:tab/>
            </w:r>
            <w:r>
              <w:rPr>
                <w:noProof/>
                <w:webHidden/>
              </w:rPr>
              <w:fldChar w:fldCharType="begin"/>
            </w:r>
            <w:r>
              <w:rPr>
                <w:noProof/>
                <w:webHidden/>
              </w:rPr>
              <w:instrText xml:space="preserve"> PAGEREF _Toc49964149 \h </w:instrText>
            </w:r>
            <w:r>
              <w:rPr>
                <w:noProof/>
                <w:webHidden/>
              </w:rPr>
            </w:r>
          </w:ins>
          <w:r>
            <w:rPr>
              <w:noProof/>
              <w:webHidden/>
            </w:rPr>
            <w:fldChar w:fldCharType="separate"/>
          </w:r>
          <w:ins w:id="30" w:author="Sudhanshu Satyam" w:date="2020-09-02T18:35:00Z">
            <w:r>
              <w:rPr>
                <w:noProof/>
                <w:webHidden/>
              </w:rPr>
              <w:t>6</w:t>
            </w:r>
            <w:r>
              <w:rPr>
                <w:noProof/>
                <w:webHidden/>
              </w:rPr>
              <w:fldChar w:fldCharType="end"/>
            </w:r>
            <w:r w:rsidRPr="001E5D18">
              <w:rPr>
                <w:rStyle w:val="Hyperlink"/>
                <w:noProof/>
              </w:rPr>
              <w:fldChar w:fldCharType="end"/>
            </w:r>
          </w:ins>
        </w:p>
        <w:p w14:paraId="47C44307" w14:textId="086D009D" w:rsidR="000C1968" w:rsidRDefault="000C1968">
          <w:pPr>
            <w:pStyle w:val="TOC2"/>
            <w:tabs>
              <w:tab w:val="left" w:pos="660"/>
              <w:tab w:val="right" w:leader="dot" w:pos="9350"/>
            </w:tabs>
            <w:rPr>
              <w:ins w:id="31" w:author="Sudhanshu Satyam" w:date="2020-09-02T18:35:00Z"/>
              <w:rFonts w:eastAsiaTheme="minorEastAsia"/>
              <w:noProof/>
              <w:lang w:val="en-IN" w:eastAsia="en-IN"/>
            </w:rPr>
          </w:pPr>
          <w:ins w:id="32"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"_Toc49964150"</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3.</w:t>
            </w:r>
            <w:r>
              <w:rPr>
                <w:rFonts w:eastAsiaTheme="minorEastAsia"/>
                <w:noProof/>
                <w:lang w:val="en-IN" w:eastAsia="en-IN"/>
              </w:rPr>
              <w:tab/>
            </w:r>
            <w:r w:rsidRPr="001E5D18">
              <w:rPr>
                <w:rStyle w:val="Hyperlink"/>
                <w:noProof/>
              </w:rPr>
              <w:t>Configuring properties with application.yml</w:t>
            </w:r>
            <w:r>
              <w:rPr>
                <w:noProof/>
                <w:webHidden/>
              </w:rPr>
              <w:tab/>
            </w:r>
            <w:r>
              <w:rPr>
                <w:noProof/>
                <w:webHidden/>
              </w:rPr>
              <w:fldChar w:fldCharType="begin"/>
            </w:r>
            <w:r>
              <w:rPr>
                <w:noProof/>
                <w:webHidden/>
              </w:rPr>
              <w:instrText xml:space="preserve"> PAGEREF _Toc49964150 \h </w:instrText>
            </w:r>
            <w:r>
              <w:rPr>
                <w:noProof/>
                <w:webHidden/>
              </w:rPr>
            </w:r>
          </w:ins>
          <w:r>
            <w:rPr>
              <w:noProof/>
              <w:webHidden/>
            </w:rPr>
            <w:fldChar w:fldCharType="separate"/>
          </w:r>
          <w:ins w:id="33" w:author="Sudhanshu Satyam" w:date="2020-09-02T18:35:00Z">
            <w:r>
              <w:rPr>
                <w:noProof/>
                <w:webHidden/>
              </w:rPr>
              <w:t>6</w:t>
            </w:r>
            <w:r>
              <w:rPr>
                <w:noProof/>
                <w:webHidden/>
              </w:rPr>
              <w:fldChar w:fldCharType="end"/>
            </w:r>
            <w:r w:rsidRPr="001E5D18">
              <w:rPr>
                <w:rStyle w:val="Hyperlink"/>
                <w:noProof/>
              </w:rPr>
              <w:fldChar w:fldCharType="end"/>
            </w:r>
          </w:ins>
        </w:p>
        <w:p w14:paraId="4F4C2CD2" w14:textId="75760CF4" w:rsidR="000C1968" w:rsidRDefault="000C1968">
          <w:pPr>
            <w:pStyle w:val="TOC1"/>
            <w:tabs>
              <w:tab w:val="right" w:leader="dot" w:pos="9350"/>
            </w:tabs>
            <w:rPr>
              <w:ins w:id="34" w:author="Sudhanshu Satyam" w:date="2020-09-02T18:35:00Z"/>
              <w:rFonts w:eastAsiaTheme="minorEastAsia"/>
              <w:noProof/>
              <w:lang w:val="en-IN" w:eastAsia="en-IN"/>
            </w:rPr>
          </w:pPr>
          <w:ins w:id="35"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"_Toc49964151"</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Register Eureka Server</w:t>
            </w:r>
            <w:r>
              <w:rPr>
                <w:noProof/>
                <w:webHidden/>
              </w:rPr>
              <w:tab/>
            </w:r>
            <w:r>
              <w:rPr>
                <w:noProof/>
                <w:webHidden/>
              </w:rPr>
              <w:fldChar w:fldCharType="begin"/>
            </w:r>
            <w:r>
              <w:rPr>
                <w:noProof/>
                <w:webHidden/>
              </w:rPr>
              <w:instrText xml:space="preserve"> PAGEREF _Toc49964151 \h </w:instrText>
            </w:r>
            <w:r>
              <w:rPr>
                <w:noProof/>
                <w:webHidden/>
              </w:rPr>
            </w:r>
          </w:ins>
          <w:r>
            <w:rPr>
              <w:noProof/>
              <w:webHidden/>
            </w:rPr>
            <w:fldChar w:fldCharType="separate"/>
          </w:r>
          <w:ins w:id="36" w:author="Sudhanshu Satyam" w:date="2020-09-02T18:35:00Z">
            <w:r>
              <w:rPr>
                <w:noProof/>
                <w:webHidden/>
              </w:rPr>
              <w:t>7</w:t>
            </w:r>
            <w:r>
              <w:rPr>
                <w:noProof/>
                <w:webHidden/>
              </w:rPr>
              <w:fldChar w:fldCharType="end"/>
            </w:r>
            <w:r w:rsidRPr="001E5D18">
              <w:rPr>
                <w:rStyle w:val="Hyperlink"/>
                <w:noProof/>
              </w:rPr>
              <w:fldChar w:fldCharType="end"/>
            </w:r>
          </w:ins>
        </w:p>
        <w:p w14:paraId="386066DB" w14:textId="594AA543" w:rsidR="000C1968" w:rsidRDefault="000C1968">
          <w:pPr>
            <w:pStyle w:val="TOC2"/>
            <w:tabs>
              <w:tab w:val="left" w:pos="660"/>
              <w:tab w:val="right" w:leader="dot" w:pos="9350"/>
            </w:tabs>
            <w:rPr>
              <w:ins w:id="37" w:author="Sudhanshu Satyam" w:date="2020-09-02T18:35:00Z"/>
              <w:rFonts w:eastAsiaTheme="minorEastAsia"/>
              <w:noProof/>
              <w:lang w:val="en-IN" w:eastAsia="en-IN"/>
            </w:rPr>
          </w:pPr>
          <w:ins w:id="38"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"_Toc49964152"</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1.</w:t>
            </w:r>
            <w:r>
              <w:rPr>
                <w:rFonts w:eastAsiaTheme="minorEastAsia"/>
                <w:noProof/>
                <w:lang w:val="en-IN" w:eastAsia="en-IN"/>
              </w:rPr>
              <w:tab/>
            </w:r>
            <w:r w:rsidRPr="001E5D18">
              <w:rPr>
                <w:rStyle w:val="Hyperlink"/>
                <w:noProof/>
              </w:rPr>
              <w:t>Run as Spring Boot Application</w:t>
            </w:r>
            <w:r>
              <w:rPr>
                <w:noProof/>
                <w:webHidden/>
              </w:rPr>
              <w:tab/>
            </w:r>
            <w:r>
              <w:rPr>
                <w:noProof/>
                <w:webHidden/>
              </w:rPr>
              <w:fldChar w:fldCharType="begin"/>
            </w:r>
            <w:r>
              <w:rPr>
                <w:noProof/>
                <w:webHidden/>
              </w:rPr>
              <w:instrText xml:space="preserve"> PAGEREF _Toc49964152 \h </w:instrText>
            </w:r>
            <w:r>
              <w:rPr>
                <w:noProof/>
                <w:webHidden/>
              </w:rPr>
            </w:r>
          </w:ins>
          <w:r>
            <w:rPr>
              <w:noProof/>
              <w:webHidden/>
            </w:rPr>
            <w:fldChar w:fldCharType="separate"/>
          </w:r>
          <w:ins w:id="39" w:author="Sudhanshu Satyam" w:date="2020-09-02T18:35:00Z">
            <w:r>
              <w:rPr>
                <w:noProof/>
                <w:webHidden/>
              </w:rPr>
              <w:t>7</w:t>
            </w:r>
            <w:r>
              <w:rPr>
                <w:noProof/>
                <w:webHidden/>
              </w:rPr>
              <w:fldChar w:fldCharType="end"/>
            </w:r>
            <w:r w:rsidRPr="001E5D18">
              <w:rPr>
                <w:rStyle w:val="Hyperlink"/>
                <w:noProof/>
              </w:rPr>
              <w:fldChar w:fldCharType="end"/>
            </w:r>
          </w:ins>
        </w:p>
        <w:p w14:paraId="6556AEFB" w14:textId="120D24C9" w:rsidR="000C1968" w:rsidRDefault="000C1968">
          <w:pPr>
            <w:pStyle w:val="TOC2"/>
            <w:tabs>
              <w:tab w:val="left" w:pos="660"/>
              <w:tab w:val="right" w:leader="dot" w:pos="9350"/>
            </w:tabs>
            <w:rPr>
              <w:ins w:id="40" w:author="Sudhanshu Satyam" w:date="2020-09-02T18:35:00Z"/>
              <w:rFonts w:eastAsiaTheme="minorEastAsia"/>
              <w:noProof/>
              <w:lang w:val="en-IN" w:eastAsia="en-IN"/>
            </w:rPr>
          </w:pPr>
          <w:ins w:id="41"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"_Toc49964153"</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rFonts w:cstheme="minorHAnsi"/>
                <w:noProof/>
              </w:rPr>
              <w:t>2.</w:t>
            </w:r>
            <w:r>
              <w:rPr>
                <w:rFonts w:eastAsiaTheme="minorEastAsia"/>
                <w:noProof/>
                <w:lang w:val="en-IN" w:eastAsia="en-IN"/>
              </w:rPr>
              <w:tab/>
            </w:r>
            <w:r w:rsidRPr="001E5D18">
              <w:rPr>
                <w:rStyle w:val="Hyperlink"/>
                <w:noProof/>
              </w:rPr>
              <w:t>Access Eureka Server dashboard</w:t>
            </w:r>
            <w:r>
              <w:rPr>
                <w:noProof/>
                <w:webHidden/>
              </w:rPr>
              <w:tab/>
            </w:r>
            <w:r>
              <w:rPr>
                <w:noProof/>
                <w:webHidden/>
              </w:rPr>
              <w:fldChar w:fldCharType="begin"/>
            </w:r>
            <w:r>
              <w:rPr>
                <w:noProof/>
                <w:webHidden/>
              </w:rPr>
              <w:instrText xml:space="preserve"> PAGEREF _Toc49964153 \h </w:instrText>
            </w:r>
            <w:r>
              <w:rPr>
                <w:noProof/>
                <w:webHidden/>
              </w:rPr>
            </w:r>
          </w:ins>
          <w:r>
            <w:rPr>
              <w:noProof/>
              <w:webHidden/>
            </w:rPr>
            <w:fldChar w:fldCharType="separate"/>
          </w:r>
          <w:ins w:id="42" w:author="Sudhanshu Satyam" w:date="2020-09-02T18:35:00Z">
            <w:r>
              <w:rPr>
                <w:noProof/>
                <w:webHidden/>
              </w:rPr>
              <w:t>8</w:t>
            </w:r>
            <w:r>
              <w:rPr>
                <w:noProof/>
                <w:webHidden/>
              </w:rPr>
              <w:fldChar w:fldCharType="end"/>
            </w:r>
            <w:r w:rsidRPr="001E5D18">
              <w:rPr>
                <w:rStyle w:val="Hyperlink"/>
                <w:noProof/>
              </w:rPr>
              <w:fldChar w:fldCharType="end"/>
            </w:r>
          </w:ins>
        </w:p>
        <w:p w14:paraId="4983C1B4" w14:textId="7E7DCF33" w:rsidR="000C1968" w:rsidRDefault="000C1968">
          <w:pPr>
            <w:pStyle w:val="TOC1"/>
            <w:tabs>
              <w:tab w:val="right" w:leader="dot" w:pos="9350"/>
            </w:tabs>
            <w:rPr>
              <w:ins w:id="43" w:author="Sudhanshu Satyam" w:date="2020-09-02T18:35:00Z"/>
              <w:rFonts w:eastAsiaTheme="minorEastAsia"/>
              <w:noProof/>
              <w:lang w:val="en-IN" w:eastAsia="en-IN"/>
            </w:rPr>
          </w:pPr>
          <w:ins w:id="44"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"_Toc49964154"</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Create Micro service (drama-service)</w:t>
            </w:r>
            <w:r>
              <w:rPr>
                <w:noProof/>
                <w:webHidden/>
              </w:rPr>
              <w:tab/>
            </w:r>
            <w:r>
              <w:rPr>
                <w:noProof/>
                <w:webHidden/>
              </w:rPr>
              <w:fldChar w:fldCharType="begin"/>
            </w:r>
            <w:r>
              <w:rPr>
                <w:noProof/>
                <w:webHidden/>
              </w:rPr>
              <w:instrText xml:space="preserve"> PAGEREF _Toc49964154 \h </w:instrText>
            </w:r>
            <w:r>
              <w:rPr>
                <w:noProof/>
                <w:webHidden/>
              </w:rPr>
            </w:r>
          </w:ins>
          <w:r>
            <w:rPr>
              <w:noProof/>
              <w:webHidden/>
            </w:rPr>
            <w:fldChar w:fldCharType="separate"/>
          </w:r>
          <w:ins w:id="45" w:author="Sudhanshu Satyam" w:date="2020-09-02T18:35:00Z">
            <w:r>
              <w:rPr>
                <w:noProof/>
                <w:webHidden/>
              </w:rPr>
              <w:t>8</w:t>
            </w:r>
            <w:r>
              <w:rPr>
                <w:noProof/>
                <w:webHidden/>
              </w:rPr>
              <w:fldChar w:fldCharType="end"/>
            </w:r>
            <w:r w:rsidRPr="001E5D18">
              <w:rPr>
                <w:rStyle w:val="Hyperlink"/>
                <w:noProof/>
              </w:rPr>
              <w:fldChar w:fldCharType="end"/>
            </w:r>
          </w:ins>
        </w:p>
        <w:p w14:paraId="5EAAED28" w14:textId="279F61D6" w:rsidR="000C1968" w:rsidRDefault="000C1968">
          <w:pPr>
            <w:pStyle w:val="TOC2"/>
            <w:tabs>
              <w:tab w:val="left" w:pos="660"/>
              <w:tab w:val="right" w:leader="dot" w:pos="9350"/>
            </w:tabs>
            <w:rPr>
              <w:ins w:id="46" w:author="Sudhanshu Satyam" w:date="2020-09-02T18:35:00Z"/>
              <w:rFonts w:eastAsiaTheme="minorEastAsia"/>
              <w:noProof/>
              <w:lang w:val="en-IN" w:eastAsia="en-IN"/>
            </w:rPr>
          </w:pPr>
          <w:ins w:id="47"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"_Toc49964155"</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1.</w:t>
            </w:r>
            <w:r>
              <w:rPr>
                <w:rFonts w:eastAsiaTheme="minorEastAsia"/>
                <w:noProof/>
                <w:lang w:val="en-IN" w:eastAsia="en-IN"/>
              </w:rPr>
              <w:tab/>
            </w:r>
            <w:r w:rsidRPr="001E5D18">
              <w:rPr>
                <w:rStyle w:val="Hyperlink"/>
                <w:noProof/>
              </w:rPr>
              <w:t>Create a Spring Starter Project</w:t>
            </w:r>
            <w:r>
              <w:rPr>
                <w:noProof/>
                <w:webHidden/>
              </w:rPr>
              <w:tab/>
            </w:r>
            <w:r>
              <w:rPr>
                <w:noProof/>
                <w:webHidden/>
              </w:rPr>
              <w:fldChar w:fldCharType="begin"/>
            </w:r>
            <w:r>
              <w:rPr>
                <w:noProof/>
                <w:webHidden/>
              </w:rPr>
              <w:instrText xml:space="preserve"> PAGEREF _Toc49964155 \h </w:instrText>
            </w:r>
            <w:r>
              <w:rPr>
                <w:noProof/>
                <w:webHidden/>
              </w:rPr>
            </w:r>
          </w:ins>
          <w:r>
            <w:rPr>
              <w:noProof/>
              <w:webHidden/>
            </w:rPr>
            <w:fldChar w:fldCharType="separate"/>
          </w:r>
          <w:ins w:id="48" w:author="Sudhanshu Satyam" w:date="2020-09-02T18:35:00Z">
            <w:r>
              <w:rPr>
                <w:noProof/>
                <w:webHidden/>
              </w:rPr>
              <w:t>9</w:t>
            </w:r>
            <w:r>
              <w:rPr>
                <w:noProof/>
                <w:webHidden/>
              </w:rPr>
              <w:fldChar w:fldCharType="end"/>
            </w:r>
            <w:r w:rsidRPr="001E5D18">
              <w:rPr>
                <w:rStyle w:val="Hyperlink"/>
                <w:noProof/>
              </w:rPr>
              <w:fldChar w:fldCharType="end"/>
            </w:r>
          </w:ins>
        </w:p>
        <w:p w14:paraId="5E58FE68" w14:textId="43619FEB" w:rsidR="000C1968" w:rsidRDefault="000C1968">
          <w:pPr>
            <w:pStyle w:val="TOC2"/>
            <w:tabs>
              <w:tab w:val="left" w:pos="660"/>
              <w:tab w:val="right" w:leader="dot" w:pos="9350"/>
            </w:tabs>
            <w:rPr>
              <w:ins w:id="49" w:author="Sudhanshu Satyam" w:date="2020-09-02T18:35:00Z"/>
              <w:rFonts w:eastAsiaTheme="minorEastAsia"/>
              <w:noProof/>
              <w:lang w:val="en-IN" w:eastAsia="en-IN"/>
            </w:rPr>
          </w:pPr>
          <w:ins w:id="50"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"_Toc49964156"</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2.</w:t>
            </w:r>
            <w:r>
              <w:rPr>
                <w:rFonts w:eastAsiaTheme="minorEastAsia"/>
                <w:noProof/>
                <w:lang w:val="en-IN" w:eastAsia="en-IN"/>
              </w:rPr>
              <w:tab/>
            </w:r>
            <w:r w:rsidRPr="001E5D18">
              <w:rPr>
                <w:rStyle w:val="Hyperlink"/>
                <w:noProof/>
              </w:rPr>
              <w:t>Default Package &amp; Class</w:t>
            </w:r>
            <w:r>
              <w:rPr>
                <w:noProof/>
                <w:webHidden/>
              </w:rPr>
              <w:tab/>
            </w:r>
            <w:r>
              <w:rPr>
                <w:noProof/>
                <w:webHidden/>
              </w:rPr>
              <w:fldChar w:fldCharType="begin"/>
            </w:r>
            <w:r>
              <w:rPr>
                <w:noProof/>
                <w:webHidden/>
              </w:rPr>
              <w:instrText xml:space="preserve"> PAGEREF _Toc49964156 \h </w:instrText>
            </w:r>
            <w:r>
              <w:rPr>
                <w:noProof/>
                <w:webHidden/>
              </w:rPr>
            </w:r>
          </w:ins>
          <w:r>
            <w:rPr>
              <w:noProof/>
              <w:webHidden/>
            </w:rPr>
            <w:fldChar w:fldCharType="separate"/>
          </w:r>
          <w:ins w:id="51" w:author="Sudhanshu Satyam" w:date="2020-09-02T18:35:00Z">
            <w:r>
              <w:rPr>
                <w:noProof/>
                <w:webHidden/>
              </w:rPr>
              <w:t>9</w:t>
            </w:r>
            <w:r>
              <w:rPr>
                <w:noProof/>
                <w:webHidden/>
              </w:rPr>
              <w:fldChar w:fldCharType="end"/>
            </w:r>
            <w:r w:rsidRPr="001E5D18">
              <w:rPr>
                <w:rStyle w:val="Hyperlink"/>
                <w:noProof/>
              </w:rPr>
              <w:fldChar w:fldCharType="end"/>
            </w:r>
          </w:ins>
        </w:p>
        <w:p w14:paraId="1724C4AF" w14:textId="50BAC729" w:rsidR="000C1968" w:rsidRDefault="000C1968">
          <w:pPr>
            <w:pStyle w:val="TOC2"/>
            <w:tabs>
              <w:tab w:val="left" w:pos="660"/>
              <w:tab w:val="right" w:leader="dot" w:pos="9350"/>
            </w:tabs>
            <w:rPr>
              <w:ins w:id="52" w:author="Sudhanshu Satyam" w:date="2020-09-02T18:35:00Z"/>
              <w:rFonts w:eastAsiaTheme="minorEastAsia"/>
              <w:noProof/>
              <w:lang w:val="en-IN" w:eastAsia="en-IN"/>
            </w:rPr>
          </w:pPr>
          <w:ins w:id="53"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"_Toc49964157"</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3.</w:t>
            </w:r>
            <w:r>
              <w:rPr>
                <w:rFonts w:eastAsiaTheme="minorEastAsia"/>
                <w:noProof/>
                <w:lang w:val="en-IN" w:eastAsia="en-IN"/>
              </w:rPr>
              <w:tab/>
            </w:r>
            <w:r w:rsidRPr="001E5D18">
              <w:rPr>
                <w:rStyle w:val="Hyperlink"/>
                <w:noProof/>
              </w:rPr>
              <w:t>Dependency (Pom.xml) files</w:t>
            </w:r>
            <w:r>
              <w:rPr>
                <w:noProof/>
                <w:webHidden/>
              </w:rPr>
              <w:tab/>
            </w:r>
            <w:r>
              <w:rPr>
                <w:noProof/>
                <w:webHidden/>
              </w:rPr>
              <w:fldChar w:fldCharType="begin"/>
            </w:r>
            <w:r>
              <w:rPr>
                <w:noProof/>
                <w:webHidden/>
              </w:rPr>
              <w:instrText xml:space="preserve"> PAGEREF _Toc49964157 \h </w:instrText>
            </w:r>
            <w:r>
              <w:rPr>
                <w:noProof/>
                <w:webHidden/>
              </w:rPr>
            </w:r>
          </w:ins>
          <w:r>
            <w:rPr>
              <w:noProof/>
              <w:webHidden/>
            </w:rPr>
            <w:fldChar w:fldCharType="separate"/>
          </w:r>
          <w:ins w:id="54" w:author="Sudhanshu Satyam" w:date="2020-09-02T18:35:00Z">
            <w:r>
              <w:rPr>
                <w:noProof/>
                <w:webHidden/>
              </w:rPr>
              <w:t>10</w:t>
            </w:r>
            <w:r>
              <w:rPr>
                <w:noProof/>
                <w:webHidden/>
              </w:rPr>
              <w:fldChar w:fldCharType="end"/>
            </w:r>
            <w:r w:rsidRPr="001E5D18">
              <w:rPr>
                <w:rStyle w:val="Hyperlink"/>
                <w:noProof/>
              </w:rPr>
              <w:fldChar w:fldCharType="end"/>
            </w:r>
          </w:ins>
        </w:p>
        <w:p w14:paraId="789A2C70" w14:textId="70E32B7C" w:rsidR="000C1968" w:rsidRDefault="000C1968">
          <w:pPr>
            <w:pStyle w:val="TOC2"/>
            <w:tabs>
              <w:tab w:val="left" w:pos="660"/>
              <w:tab w:val="right" w:leader="dot" w:pos="9350"/>
            </w:tabs>
            <w:rPr>
              <w:ins w:id="55" w:author="Sudhanshu Satyam" w:date="2020-09-02T18:35:00Z"/>
              <w:rFonts w:eastAsiaTheme="minorEastAsia"/>
              <w:noProof/>
              <w:lang w:val="en-IN" w:eastAsia="en-IN"/>
            </w:rPr>
          </w:pPr>
          <w:ins w:id="56"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"_Toc49964158"</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4.</w:t>
            </w:r>
            <w:r>
              <w:rPr>
                <w:rFonts w:eastAsiaTheme="minorEastAsia"/>
                <w:noProof/>
                <w:lang w:val="en-IN" w:eastAsia="en-IN"/>
              </w:rPr>
              <w:tab/>
            </w:r>
            <w:r w:rsidRPr="001E5D18">
              <w:rPr>
                <w:rStyle w:val="Hyperlink"/>
                <w:noProof/>
              </w:rPr>
              <w:t>Configuring properties with application.yml</w:t>
            </w:r>
            <w:r>
              <w:rPr>
                <w:noProof/>
                <w:webHidden/>
              </w:rPr>
              <w:tab/>
            </w:r>
            <w:r>
              <w:rPr>
                <w:noProof/>
                <w:webHidden/>
              </w:rPr>
              <w:fldChar w:fldCharType="begin"/>
            </w:r>
            <w:r>
              <w:rPr>
                <w:noProof/>
                <w:webHidden/>
              </w:rPr>
              <w:instrText xml:space="preserve"> PAGEREF _Toc49964158 \h </w:instrText>
            </w:r>
            <w:r>
              <w:rPr>
                <w:noProof/>
                <w:webHidden/>
              </w:rPr>
            </w:r>
          </w:ins>
          <w:r>
            <w:rPr>
              <w:noProof/>
              <w:webHidden/>
            </w:rPr>
            <w:fldChar w:fldCharType="separate"/>
          </w:r>
          <w:ins w:id="57" w:author="Sudhanshu Satyam" w:date="2020-09-02T18:35:00Z">
            <w:r>
              <w:rPr>
                <w:noProof/>
                <w:webHidden/>
              </w:rPr>
              <w:t>11</w:t>
            </w:r>
            <w:r>
              <w:rPr>
                <w:noProof/>
                <w:webHidden/>
              </w:rPr>
              <w:fldChar w:fldCharType="end"/>
            </w:r>
            <w:r w:rsidRPr="001E5D18">
              <w:rPr>
                <w:rStyle w:val="Hyperlink"/>
                <w:noProof/>
              </w:rPr>
              <w:fldChar w:fldCharType="end"/>
            </w:r>
          </w:ins>
        </w:p>
        <w:p w14:paraId="4DA7ADBD" w14:textId="20C3179A" w:rsidR="000C1968" w:rsidRDefault="000C1968">
          <w:pPr>
            <w:pStyle w:val="TOC2"/>
            <w:tabs>
              <w:tab w:val="left" w:pos="660"/>
              <w:tab w:val="right" w:leader="dot" w:pos="9350"/>
            </w:tabs>
            <w:rPr>
              <w:ins w:id="58" w:author="Sudhanshu Satyam" w:date="2020-09-02T18:35:00Z"/>
              <w:rFonts w:eastAsiaTheme="minorEastAsia"/>
              <w:noProof/>
              <w:lang w:val="en-IN" w:eastAsia="en-IN"/>
            </w:rPr>
          </w:pPr>
          <w:ins w:id="59"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"_Toc49964159"</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5.</w:t>
            </w:r>
            <w:r>
              <w:rPr>
                <w:rFonts w:eastAsiaTheme="minorEastAsia"/>
                <w:noProof/>
                <w:lang w:val="en-IN" w:eastAsia="en-IN"/>
              </w:rPr>
              <w:tab/>
            </w:r>
            <w:r w:rsidRPr="001E5D18">
              <w:rPr>
                <w:rStyle w:val="Hyperlink"/>
                <w:noProof/>
              </w:rPr>
              <w:t>Implement Rest Resources</w:t>
            </w:r>
            <w:r>
              <w:rPr>
                <w:noProof/>
                <w:webHidden/>
              </w:rPr>
              <w:tab/>
            </w:r>
            <w:r>
              <w:rPr>
                <w:noProof/>
                <w:webHidden/>
              </w:rPr>
              <w:fldChar w:fldCharType="begin"/>
            </w:r>
            <w:r>
              <w:rPr>
                <w:noProof/>
                <w:webHidden/>
              </w:rPr>
              <w:instrText xml:space="preserve"> PAGEREF _Toc49964159 \h </w:instrText>
            </w:r>
            <w:r>
              <w:rPr>
                <w:noProof/>
                <w:webHidden/>
              </w:rPr>
            </w:r>
          </w:ins>
          <w:r>
            <w:rPr>
              <w:noProof/>
              <w:webHidden/>
            </w:rPr>
            <w:fldChar w:fldCharType="separate"/>
          </w:r>
          <w:ins w:id="60" w:author="Sudhanshu Satyam" w:date="2020-09-02T18:35:00Z">
            <w:r>
              <w:rPr>
                <w:noProof/>
                <w:webHidden/>
              </w:rPr>
              <w:t>12</w:t>
            </w:r>
            <w:r>
              <w:rPr>
                <w:noProof/>
                <w:webHidden/>
              </w:rPr>
              <w:fldChar w:fldCharType="end"/>
            </w:r>
            <w:r w:rsidRPr="001E5D18">
              <w:rPr>
                <w:rStyle w:val="Hyperlink"/>
                <w:noProof/>
              </w:rPr>
              <w:fldChar w:fldCharType="end"/>
            </w:r>
          </w:ins>
        </w:p>
        <w:p w14:paraId="34C0F89D" w14:textId="5730ADA5" w:rsidR="000C1968" w:rsidRDefault="000C1968">
          <w:pPr>
            <w:pStyle w:val="TOC1"/>
            <w:tabs>
              <w:tab w:val="right" w:leader="dot" w:pos="9350"/>
            </w:tabs>
            <w:rPr>
              <w:ins w:id="61" w:author="Sudhanshu Satyam" w:date="2020-09-02T18:35:00Z"/>
              <w:rFonts w:eastAsiaTheme="minorEastAsia"/>
              <w:noProof/>
              <w:lang w:val="en-IN" w:eastAsia="en-IN"/>
            </w:rPr>
          </w:pPr>
          <w:ins w:id="62"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"_Toc49964160"</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Create Micro service (actor-service)</w:t>
            </w:r>
            <w:r>
              <w:rPr>
                <w:noProof/>
                <w:webHidden/>
              </w:rPr>
              <w:tab/>
            </w:r>
            <w:r>
              <w:rPr>
                <w:noProof/>
                <w:webHidden/>
              </w:rPr>
              <w:fldChar w:fldCharType="begin"/>
            </w:r>
            <w:r>
              <w:rPr>
                <w:noProof/>
                <w:webHidden/>
              </w:rPr>
              <w:instrText xml:space="preserve"> PAGEREF _Toc49964160 \h </w:instrText>
            </w:r>
            <w:r>
              <w:rPr>
                <w:noProof/>
                <w:webHidden/>
              </w:rPr>
            </w:r>
          </w:ins>
          <w:r>
            <w:rPr>
              <w:noProof/>
              <w:webHidden/>
            </w:rPr>
            <w:fldChar w:fldCharType="separate"/>
          </w:r>
          <w:ins w:id="63" w:author="Sudhanshu Satyam" w:date="2020-09-02T18:35:00Z">
            <w:r>
              <w:rPr>
                <w:noProof/>
                <w:webHidden/>
              </w:rPr>
              <w:t>15</w:t>
            </w:r>
            <w:r>
              <w:rPr>
                <w:noProof/>
                <w:webHidden/>
              </w:rPr>
              <w:fldChar w:fldCharType="end"/>
            </w:r>
            <w:r w:rsidRPr="001E5D18">
              <w:rPr>
                <w:rStyle w:val="Hyperlink"/>
                <w:noProof/>
              </w:rPr>
              <w:fldChar w:fldCharType="end"/>
            </w:r>
          </w:ins>
        </w:p>
        <w:p w14:paraId="6A0E676A" w14:textId="51938608" w:rsidR="000C1968" w:rsidRDefault="000C1968">
          <w:pPr>
            <w:pStyle w:val="TOC2"/>
            <w:tabs>
              <w:tab w:val="left" w:pos="660"/>
              <w:tab w:val="right" w:leader="dot" w:pos="9350"/>
            </w:tabs>
            <w:rPr>
              <w:ins w:id="64" w:author="Sudhanshu Satyam" w:date="2020-09-02T18:35:00Z"/>
              <w:rFonts w:eastAsiaTheme="minorEastAsia"/>
              <w:noProof/>
              <w:lang w:val="en-IN" w:eastAsia="en-IN"/>
            </w:rPr>
          </w:pPr>
          <w:ins w:id="65"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"_Toc49964161"</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1.</w:t>
            </w:r>
            <w:r>
              <w:rPr>
                <w:rFonts w:eastAsiaTheme="minorEastAsia"/>
                <w:noProof/>
                <w:lang w:val="en-IN" w:eastAsia="en-IN"/>
              </w:rPr>
              <w:tab/>
            </w:r>
            <w:r w:rsidRPr="001E5D18">
              <w:rPr>
                <w:rStyle w:val="Hyperlink"/>
                <w:noProof/>
              </w:rPr>
              <w:t>Create a Spring Starter Project</w:t>
            </w:r>
            <w:r>
              <w:rPr>
                <w:noProof/>
                <w:webHidden/>
              </w:rPr>
              <w:tab/>
            </w:r>
            <w:r>
              <w:rPr>
                <w:noProof/>
                <w:webHidden/>
              </w:rPr>
              <w:fldChar w:fldCharType="begin"/>
            </w:r>
            <w:r>
              <w:rPr>
                <w:noProof/>
                <w:webHidden/>
              </w:rPr>
              <w:instrText xml:space="preserve"> PAGEREF _Toc49964161 \h </w:instrText>
            </w:r>
            <w:r>
              <w:rPr>
                <w:noProof/>
                <w:webHidden/>
              </w:rPr>
            </w:r>
          </w:ins>
          <w:r>
            <w:rPr>
              <w:noProof/>
              <w:webHidden/>
            </w:rPr>
            <w:fldChar w:fldCharType="separate"/>
          </w:r>
          <w:ins w:id="66" w:author="Sudhanshu Satyam" w:date="2020-09-02T18:35:00Z">
            <w:r>
              <w:rPr>
                <w:noProof/>
                <w:webHidden/>
              </w:rPr>
              <w:t>15</w:t>
            </w:r>
            <w:r>
              <w:rPr>
                <w:noProof/>
                <w:webHidden/>
              </w:rPr>
              <w:fldChar w:fldCharType="end"/>
            </w:r>
            <w:r w:rsidRPr="001E5D18">
              <w:rPr>
                <w:rStyle w:val="Hyperlink"/>
                <w:noProof/>
              </w:rPr>
              <w:fldChar w:fldCharType="end"/>
            </w:r>
          </w:ins>
        </w:p>
        <w:p w14:paraId="45A2392E" w14:textId="1D3C2912" w:rsidR="000C1968" w:rsidRDefault="000C1968">
          <w:pPr>
            <w:pStyle w:val="TOC2"/>
            <w:tabs>
              <w:tab w:val="left" w:pos="660"/>
              <w:tab w:val="right" w:leader="dot" w:pos="9350"/>
            </w:tabs>
            <w:rPr>
              <w:ins w:id="67" w:author="Sudhanshu Satyam" w:date="2020-09-02T18:35:00Z"/>
              <w:rFonts w:eastAsiaTheme="minorEastAsia"/>
              <w:noProof/>
              <w:lang w:val="en-IN" w:eastAsia="en-IN"/>
            </w:rPr>
          </w:pPr>
          <w:ins w:id="68"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"_Toc49964162"</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2.</w:t>
            </w:r>
            <w:r>
              <w:rPr>
                <w:rFonts w:eastAsiaTheme="minorEastAsia"/>
                <w:noProof/>
                <w:lang w:val="en-IN" w:eastAsia="en-IN"/>
              </w:rPr>
              <w:tab/>
            </w:r>
            <w:r w:rsidRPr="001E5D18">
              <w:rPr>
                <w:rStyle w:val="Hyperlink"/>
                <w:noProof/>
              </w:rPr>
              <w:t>Default Package &amp; Class</w:t>
            </w:r>
            <w:r>
              <w:rPr>
                <w:noProof/>
                <w:webHidden/>
              </w:rPr>
              <w:tab/>
            </w:r>
            <w:r>
              <w:rPr>
                <w:noProof/>
                <w:webHidden/>
              </w:rPr>
              <w:fldChar w:fldCharType="begin"/>
            </w:r>
            <w:r>
              <w:rPr>
                <w:noProof/>
                <w:webHidden/>
              </w:rPr>
              <w:instrText xml:space="preserve"> PAGEREF _Toc49964162 \h </w:instrText>
            </w:r>
            <w:r>
              <w:rPr>
                <w:noProof/>
                <w:webHidden/>
              </w:rPr>
            </w:r>
          </w:ins>
          <w:r>
            <w:rPr>
              <w:noProof/>
              <w:webHidden/>
            </w:rPr>
            <w:fldChar w:fldCharType="separate"/>
          </w:r>
          <w:ins w:id="69" w:author="Sudhanshu Satyam" w:date="2020-09-02T18:35:00Z">
            <w:r>
              <w:rPr>
                <w:noProof/>
                <w:webHidden/>
              </w:rPr>
              <w:t>15</w:t>
            </w:r>
            <w:r>
              <w:rPr>
                <w:noProof/>
                <w:webHidden/>
              </w:rPr>
              <w:fldChar w:fldCharType="end"/>
            </w:r>
            <w:r w:rsidRPr="001E5D18">
              <w:rPr>
                <w:rStyle w:val="Hyperlink"/>
                <w:noProof/>
              </w:rPr>
              <w:fldChar w:fldCharType="end"/>
            </w:r>
          </w:ins>
        </w:p>
        <w:p w14:paraId="7B787439" w14:textId="197DAAD6" w:rsidR="000C1968" w:rsidRDefault="000C1968">
          <w:pPr>
            <w:pStyle w:val="TOC2"/>
            <w:tabs>
              <w:tab w:val="left" w:pos="660"/>
              <w:tab w:val="right" w:leader="dot" w:pos="9350"/>
            </w:tabs>
            <w:rPr>
              <w:ins w:id="70" w:author="Sudhanshu Satyam" w:date="2020-09-02T18:35:00Z"/>
              <w:rFonts w:eastAsiaTheme="minorEastAsia"/>
              <w:noProof/>
              <w:lang w:val="en-IN" w:eastAsia="en-IN"/>
            </w:rPr>
          </w:pPr>
          <w:ins w:id="71"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"_Toc49964163"</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3.</w:t>
            </w:r>
            <w:r>
              <w:rPr>
                <w:rFonts w:eastAsiaTheme="minorEastAsia"/>
                <w:noProof/>
                <w:lang w:val="en-IN" w:eastAsia="en-IN"/>
              </w:rPr>
              <w:tab/>
            </w:r>
            <w:r w:rsidRPr="001E5D18">
              <w:rPr>
                <w:rStyle w:val="Hyperlink"/>
                <w:noProof/>
              </w:rPr>
              <w:t>Dependency (Pom.xml) files</w:t>
            </w:r>
            <w:r>
              <w:rPr>
                <w:noProof/>
                <w:webHidden/>
              </w:rPr>
              <w:tab/>
            </w:r>
            <w:r>
              <w:rPr>
                <w:noProof/>
                <w:webHidden/>
              </w:rPr>
              <w:fldChar w:fldCharType="begin"/>
            </w:r>
            <w:r>
              <w:rPr>
                <w:noProof/>
                <w:webHidden/>
              </w:rPr>
              <w:instrText xml:space="preserve"> PAGEREF _Toc49964163 \h </w:instrText>
            </w:r>
            <w:r>
              <w:rPr>
                <w:noProof/>
                <w:webHidden/>
              </w:rPr>
            </w:r>
          </w:ins>
          <w:r>
            <w:rPr>
              <w:noProof/>
              <w:webHidden/>
            </w:rPr>
            <w:fldChar w:fldCharType="separate"/>
          </w:r>
          <w:ins w:id="72" w:author="Sudhanshu Satyam" w:date="2020-09-02T18:35:00Z">
            <w:r>
              <w:rPr>
                <w:noProof/>
                <w:webHidden/>
              </w:rPr>
              <w:t>16</w:t>
            </w:r>
            <w:r>
              <w:rPr>
                <w:noProof/>
                <w:webHidden/>
              </w:rPr>
              <w:fldChar w:fldCharType="end"/>
            </w:r>
            <w:r w:rsidRPr="001E5D18">
              <w:rPr>
                <w:rStyle w:val="Hyperlink"/>
                <w:noProof/>
              </w:rPr>
              <w:fldChar w:fldCharType="end"/>
            </w:r>
          </w:ins>
        </w:p>
        <w:p w14:paraId="570F98BB" w14:textId="04C59624" w:rsidR="000C1968" w:rsidRDefault="000C1968">
          <w:pPr>
            <w:pStyle w:val="TOC2"/>
            <w:tabs>
              <w:tab w:val="left" w:pos="660"/>
              <w:tab w:val="right" w:leader="dot" w:pos="9350"/>
            </w:tabs>
            <w:rPr>
              <w:ins w:id="73" w:author="Sudhanshu Satyam" w:date="2020-09-02T18:35:00Z"/>
              <w:rFonts w:eastAsiaTheme="minorEastAsia"/>
              <w:noProof/>
              <w:lang w:val="en-IN" w:eastAsia="en-IN"/>
            </w:rPr>
          </w:pPr>
          <w:ins w:id="74"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"_Toc49964164"</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4.</w:t>
            </w:r>
            <w:r>
              <w:rPr>
                <w:rFonts w:eastAsiaTheme="minorEastAsia"/>
                <w:noProof/>
                <w:lang w:val="en-IN" w:eastAsia="en-IN"/>
              </w:rPr>
              <w:tab/>
            </w:r>
            <w:r w:rsidRPr="001E5D18">
              <w:rPr>
                <w:rStyle w:val="Hyperlink"/>
                <w:noProof/>
              </w:rPr>
              <w:t>Configuring properties with application.yml</w:t>
            </w:r>
            <w:r>
              <w:rPr>
                <w:noProof/>
                <w:webHidden/>
              </w:rPr>
              <w:tab/>
            </w:r>
            <w:r>
              <w:rPr>
                <w:noProof/>
                <w:webHidden/>
              </w:rPr>
              <w:fldChar w:fldCharType="begin"/>
            </w:r>
            <w:r>
              <w:rPr>
                <w:noProof/>
                <w:webHidden/>
              </w:rPr>
              <w:instrText xml:space="preserve"> PAGEREF _Toc49964164 \h </w:instrText>
            </w:r>
            <w:r>
              <w:rPr>
                <w:noProof/>
                <w:webHidden/>
              </w:rPr>
            </w:r>
          </w:ins>
          <w:r>
            <w:rPr>
              <w:noProof/>
              <w:webHidden/>
            </w:rPr>
            <w:fldChar w:fldCharType="separate"/>
          </w:r>
          <w:ins w:id="75" w:author="Sudhanshu Satyam" w:date="2020-09-02T18:35:00Z">
            <w:r>
              <w:rPr>
                <w:noProof/>
                <w:webHidden/>
              </w:rPr>
              <w:t>16</w:t>
            </w:r>
            <w:r>
              <w:rPr>
                <w:noProof/>
                <w:webHidden/>
              </w:rPr>
              <w:fldChar w:fldCharType="end"/>
            </w:r>
            <w:r w:rsidRPr="001E5D18">
              <w:rPr>
                <w:rStyle w:val="Hyperlink"/>
                <w:noProof/>
              </w:rPr>
              <w:fldChar w:fldCharType="end"/>
            </w:r>
          </w:ins>
        </w:p>
        <w:p w14:paraId="0C6318AD" w14:textId="6F396B13" w:rsidR="000C1968" w:rsidRDefault="000C1968">
          <w:pPr>
            <w:pStyle w:val="TOC2"/>
            <w:tabs>
              <w:tab w:val="left" w:pos="660"/>
              <w:tab w:val="right" w:leader="dot" w:pos="9350"/>
            </w:tabs>
            <w:rPr>
              <w:ins w:id="76" w:author="Sudhanshu Satyam" w:date="2020-09-02T18:35:00Z"/>
              <w:rFonts w:eastAsiaTheme="minorEastAsia"/>
              <w:noProof/>
              <w:lang w:val="en-IN" w:eastAsia="en-IN"/>
            </w:rPr>
          </w:pPr>
          <w:ins w:id="77"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"_Toc49964165"</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5.</w:t>
            </w:r>
            <w:r>
              <w:rPr>
                <w:rFonts w:eastAsiaTheme="minorEastAsia"/>
                <w:noProof/>
                <w:lang w:val="en-IN" w:eastAsia="en-IN"/>
              </w:rPr>
              <w:tab/>
            </w:r>
            <w:r w:rsidRPr="001E5D18">
              <w:rPr>
                <w:rStyle w:val="Hyperlink"/>
                <w:noProof/>
              </w:rPr>
              <w:t>Implement Rest Resources</w:t>
            </w:r>
            <w:r>
              <w:rPr>
                <w:noProof/>
                <w:webHidden/>
              </w:rPr>
              <w:tab/>
            </w:r>
            <w:r>
              <w:rPr>
                <w:noProof/>
                <w:webHidden/>
              </w:rPr>
              <w:fldChar w:fldCharType="begin"/>
            </w:r>
            <w:r>
              <w:rPr>
                <w:noProof/>
                <w:webHidden/>
              </w:rPr>
              <w:instrText xml:space="preserve"> PAGEREF _Toc49964165 \h </w:instrText>
            </w:r>
            <w:r>
              <w:rPr>
                <w:noProof/>
                <w:webHidden/>
              </w:rPr>
            </w:r>
          </w:ins>
          <w:r>
            <w:rPr>
              <w:noProof/>
              <w:webHidden/>
            </w:rPr>
            <w:fldChar w:fldCharType="separate"/>
          </w:r>
          <w:ins w:id="78" w:author="Sudhanshu Satyam" w:date="2020-09-02T18:35:00Z">
            <w:r>
              <w:rPr>
                <w:noProof/>
                <w:webHidden/>
              </w:rPr>
              <w:t>17</w:t>
            </w:r>
            <w:r>
              <w:rPr>
                <w:noProof/>
                <w:webHidden/>
              </w:rPr>
              <w:fldChar w:fldCharType="end"/>
            </w:r>
            <w:r w:rsidRPr="001E5D18">
              <w:rPr>
                <w:rStyle w:val="Hyperlink"/>
                <w:noProof/>
              </w:rPr>
              <w:fldChar w:fldCharType="end"/>
            </w:r>
          </w:ins>
        </w:p>
        <w:p w14:paraId="50B6570D" w14:textId="4E7D17C8" w:rsidR="000C1968" w:rsidRDefault="000C1968">
          <w:pPr>
            <w:pStyle w:val="TOC1"/>
            <w:tabs>
              <w:tab w:val="right" w:leader="dot" w:pos="9350"/>
            </w:tabs>
            <w:rPr>
              <w:ins w:id="79" w:author="Sudhanshu Satyam" w:date="2020-09-02T18:35:00Z"/>
              <w:rFonts w:eastAsiaTheme="minorEastAsia"/>
              <w:noProof/>
              <w:lang w:val="en-IN" w:eastAsia="en-IN"/>
            </w:rPr>
          </w:pPr>
          <w:ins w:id="80"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"_Toc49964166"</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Create API-Gateway(Zuul-Proxy)</w:t>
            </w:r>
            <w:r>
              <w:rPr>
                <w:noProof/>
                <w:webHidden/>
              </w:rPr>
              <w:tab/>
            </w:r>
            <w:r>
              <w:rPr>
                <w:noProof/>
                <w:webHidden/>
              </w:rPr>
              <w:fldChar w:fldCharType="begin"/>
            </w:r>
            <w:r>
              <w:rPr>
                <w:noProof/>
                <w:webHidden/>
              </w:rPr>
              <w:instrText xml:space="preserve"> PAGEREF _Toc49964166 \h </w:instrText>
            </w:r>
            <w:r>
              <w:rPr>
                <w:noProof/>
                <w:webHidden/>
              </w:rPr>
            </w:r>
          </w:ins>
          <w:r>
            <w:rPr>
              <w:noProof/>
              <w:webHidden/>
            </w:rPr>
            <w:fldChar w:fldCharType="separate"/>
          </w:r>
          <w:ins w:id="81" w:author="Sudhanshu Satyam" w:date="2020-09-02T18:35:00Z">
            <w:r>
              <w:rPr>
                <w:noProof/>
                <w:webHidden/>
              </w:rPr>
              <w:t>19</w:t>
            </w:r>
            <w:r>
              <w:rPr>
                <w:noProof/>
                <w:webHidden/>
              </w:rPr>
              <w:fldChar w:fldCharType="end"/>
            </w:r>
            <w:r w:rsidRPr="001E5D18">
              <w:rPr>
                <w:rStyle w:val="Hyperlink"/>
                <w:noProof/>
              </w:rPr>
              <w:fldChar w:fldCharType="end"/>
            </w:r>
          </w:ins>
        </w:p>
        <w:p w14:paraId="7E365C05" w14:textId="13FF78F6" w:rsidR="000C1968" w:rsidRDefault="000C1968">
          <w:pPr>
            <w:pStyle w:val="TOC2"/>
            <w:tabs>
              <w:tab w:val="left" w:pos="660"/>
              <w:tab w:val="right" w:leader="dot" w:pos="9350"/>
            </w:tabs>
            <w:rPr>
              <w:ins w:id="82" w:author="Sudhanshu Satyam" w:date="2020-09-02T18:35:00Z"/>
              <w:rFonts w:eastAsiaTheme="minorEastAsia"/>
              <w:noProof/>
              <w:lang w:val="en-IN" w:eastAsia="en-IN"/>
            </w:rPr>
          </w:pPr>
          <w:ins w:id="83"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"_Toc49964167"</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1.</w:t>
            </w:r>
            <w:r>
              <w:rPr>
                <w:rFonts w:eastAsiaTheme="minorEastAsia"/>
                <w:noProof/>
                <w:lang w:val="en-IN" w:eastAsia="en-IN"/>
              </w:rPr>
              <w:tab/>
            </w:r>
            <w:r w:rsidRPr="001E5D18">
              <w:rPr>
                <w:rStyle w:val="Hyperlink"/>
                <w:noProof/>
              </w:rPr>
              <w:t>Create a Spring Starter Project</w:t>
            </w:r>
            <w:r>
              <w:rPr>
                <w:noProof/>
                <w:webHidden/>
              </w:rPr>
              <w:tab/>
            </w:r>
            <w:r>
              <w:rPr>
                <w:noProof/>
                <w:webHidden/>
              </w:rPr>
              <w:fldChar w:fldCharType="begin"/>
            </w:r>
            <w:r>
              <w:rPr>
                <w:noProof/>
                <w:webHidden/>
              </w:rPr>
              <w:instrText xml:space="preserve"> PAGEREF _Toc49964167 \h </w:instrText>
            </w:r>
            <w:r>
              <w:rPr>
                <w:noProof/>
                <w:webHidden/>
              </w:rPr>
            </w:r>
          </w:ins>
          <w:r>
            <w:rPr>
              <w:noProof/>
              <w:webHidden/>
            </w:rPr>
            <w:fldChar w:fldCharType="separate"/>
          </w:r>
          <w:ins w:id="84" w:author="Sudhanshu Satyam" w:date="2020-09-02T18:35:00Z">
            <w:r>
              <w:rPr>
                <w:noProof/>
                <w:webHidden/>
              </w:rPr>
              <w:t>19</w:t>
            </w:r>
            <w:r>
              <w:rPr>
                <w:noProof/>
                <w:webHidden/>
              </w:rPr>
              <w:fldChar w:fldCharType="end"/>
            </w:r>
            <w:r w:rsidRPr="001E5D18">
              <w:rPr>
                <w:rStyle w:val="Hyperlink"/>
                <w:noProof/>
              </w:rPr>
              <w:fldChar w:fldCharType="end"/>
            </w:r>
          </w:ins>
        </w:p>
        <w:p w14:paraId="067524E8" w14:textId="1F452299" w:rsidR="000C1968" w:rsidRDefault="000C1968">
          <w:pPr>
            <w:pStyle w:val="TOC2"/>
            <w:tabs>
              <w:tab w:val="left" w:pos="660"/>
              <w:tab w:val="right" w:leader="dot" w:pos="9350"/>
            </w:tabs>
            <w:rPr>
              <w:ins w:id="85" w:author="Sudhanshu Satyam" w:date="2020-09-02T18:35:00Z"/>
              <w:rFonts w:eastAsiaTheme="minorEastAsia"/>
              <w:noProof/>
              <w:lang w:val="en-IN" w:eastAsia="en-IN"/>
            </w:rPr>
          </w:pPr>
          <w:ins w:id="86"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"_Toc49964168"</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2.</w:t>
            </w:r>
            <w:r>
              <w:rPr>
                <w:rFonts w:eastAsiaTheme="minorEastAsia"/>
                <w:noProof/>
                <w:lang w:val="en-IN" w:eastAsia="en-IN"/>
              </w:rPr>
              <w:tab/>
            </w:r>
            <w:r w:rsidRPr="001E5D18">
              <w:rPr>
                <w:rStyle w:val="Hyperlink"/>
                <w:noProof/>
              </w:rPr>
              <w:t>Default Package &amp; Class</w:t>
            </w:r>
            <w:r>
              <w:rPr>
                <w:noProof/>
                <w:webHidden/>
              </w:rPr>
              <w:tab/>
            </w:r>
            <w:r>
              <w:rPr>
                <w:noProof/>
                <w:webHidden/>
              </w:rPr>
              <w:fldChar w:fldCharType="begin"/>
            </w:r>
            <w:r>
              <w:rPr>
                <w:noProof/>
                <w:webHidden/>
              </w:rPr>
              <w:instrText xml:space="preserve"> PAGEREF _Toc49964168 \h </w:instrText>
            </w:r>
            <w:r>
              <w:rPr>
                <w:noProof/>
                <w:webHidden/>
              </w:rPr>
            </w:r>
          </w:ins>
          <w:r>
            <w:rPr>
              <w:noProof/>
              <w:webHidden/>
            </w:rPr>
            <w:fldChar w:fldCharType="separate"/>
          </w:r>
          <w:ins w:id="87" w:author="Sudhanshu Satyam" w:date="2020-09-02T18:35:00Z">
            <w:r>
              <w:rPr>
                <w:noProof/>
                <w:webHidden/>
              </w:rPr>
              <w:t>20</w:t>
            </w:r>
            <w:r>
              <w:rPr>
                <w:noProof/>
                <w:webHidden/>
              </w:rPr>
              <w:fldChar w:fldCharType="end"/>
            </w:r>
            <w:r w:rsidRPr="001E5D18">
              <w:rPr>
                <w:rStyle w:val="Hyperlink"/>
                <w:noProof/>
              </w:rPr>
              <w:fldChar w:fldCharType="end"/>
            </w:r>
          </w:ins>
        </w:p>
        <w:p w14:paraId="571579C6" w14:textId="2B79502E" w:rsidR="000C1968" w:rsidRDefault="000C1968">
          <w:pPr>
            <w:pStyle w:val="TOC2"/>
            <w:tabs>
              <w:tab w:val="left" w:pos="660"/>
              <w:tab w:val="right" w:leader="dot" w:pos="9350"/>
            </w:tabs>
            <w:rPr>
              <w:ins w:id="88" w:author="Sudhanshu Satyam" w:date="2020-09-02T18:35:00Z"/>
              <w:rFonts w:eastAsiaTheme="minorEastAsia"/>
              <w:noProof/>
              <w:lang w:val="en-IN" w:eastAsia="en-IN"/>
            </w:rPr>
          </w:pPr>
          <w:ins w:id="89"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"_Toc49964169"</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3.</w:t>
            </w:r>
            <w:r>
              <w:rPr>
                <w:rFonts w:eastAsiaTheme="minorEastAsia"/>
                <w:noProof/>
                <w:lang w:val="en-IN" w:eastAsia="en-IN"/>
              </w:rPr>
              <w:tab/>
            </w:r>
            <w:r w:rsidRPr="001E5D18">
              <w:rPr>
                <w:rStyle w:val="Hyperlink"/>
                <w:noProof/>
              </w:rPr>
              <w:t>Dependency (Pom.xml) files</w:t>
            </w:r>
            <w:r>
              <w:rPr>
                <w:noProof/>
                <w:webHidden/>
              </w:rPr>
              <w:tab/>
            </w:r>
            <w:r>
              <w:rPr>
                <w:noProof/>
                <w:webHidden/>
              </w:rPr>
              <w:fldChar w:fldCharType="begin"/>
            </w:r>
            <w:r>
              <w:rPr>
                <w:noProof/>
                <w:webHidden/>
              </w:rPr>
              <w:instrText xml:space="preserve"> PAGEREF _Toc49964169 \h </w:instrText>
            </w:r>
            <w:r>
              <w:rPr>
                <w:noProof/>
                <w:webHidden/>
              </w:rPr>
            </w:r>
          </w:ins>
          <w:r>
            <w:rPr>
              <w:noProof/>
              <w:webHidden/>
            </w:rPr>
            <w:fldChar w:fldCharType="separate"/>
          </w:r>
          <w:ins w:id="90" w:author="Sudhanshu Satyam" w:date="2020-09-02T18:35:00Z">
            <w:r>
              <w:rPr>
                <w:noProof/>
                <w:webHidden/>
              </w:rPr>
              <w:t>21</w:t>
            </w:r>
            <w:r>
              <w:rPr>
                <w:noProof/>
                <w:webHidden/>
              </w:rPr>
              <w:fldChar w:fldCharType="end"/>
            </w:r>
            <w:r w:rsidRPr="001E5D18">
              <w:rPr>
                <w:rStyle w:val="Hyperlink"/>
                <w:noProof/>
              </w:rPr>
              <w:fldChar w:fldCharType="end"/>
            </w:r>
          </w:ins>
        </w:p>
        <w:p w14:paraId="6DED822F" w14:textId="661F6CC1" w:rsidR="000C1968" w:rsidRDefault="000C1968">
          <w:pPr>
            <w:pStyle w:val="TOC2"/>
            <w:tabs>
              <w:tab w:val="left" w:pos="660"/>
              <w:tab w:val="right" w:leader="dot" w:pos="9350"/>
            </w:tabs>
            <w:rPr>
              <w:ins w:id="91" w:author="Sudhanshu Satyam" w:date="2020-09-02T18:35:00Z"/>
              <w:rFonts w:eastAsiaTheme="minorEastAsia"/>
              <w:noProof/>
              <w:lang w:val="en-IN" w:eastAsia="en-IN"/>
            </w:rPr>
          </w:pPr>
          <w:ins w:id="92"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"_Toc49964170"</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4.</w:t>
            </w:r>
            <w:r>
              <w:rPr>
                <w:rFonts w:eastAsiaTheme="minorEastAsia"/>
                <w:noProof/>
                <w:lang w:val="en-IN" w:eastAsia="en-IN"/>
              </w:rPr>
              <w:tab/>
            </w:r>
            <w:r w:rsidRPr="001E5D18">
              <w:rPr>
                <w:rStyle w:val="Hyperlink"/>
                <w:noProof/>
              </w:rPr>
              <w:t>Configuring properties with application.yml</w:t>
            </w:r>
            <w:r>
              <w:rPr>
                <w:noProof/>
                <w:webHidden/>
              </w:rPr>
              <w:tab/>
            </w:r>
            <w:r>
              <w:rPr>
                <w:noProof/>
                <w:webHidden/>
              </w:rPr>
              <w:fldChar w:fldCharType="begin"/>
            </w:r>
            <w:r>
              <w:rPr>
                <w:noProof/>
                <w:webHidden/>
              </w:rPr>
              <w:instrText xml:space="preserve"> PAGEREF _Toc49964170 \h </w:instrText>
            </w:r>
            <w:r>
              <w:rPr>
                <w:noProof/>
                <w:webHidden/>
              </w:rPr>
            </w:r>
          </w:ins>
          <w:r>
            <w:rPr>
              <w:noProof/>
              <w:webHidden/>
            </w:rPr>
            <w:fldChar w:fldCharType="separate"/>
          </w:r>
          <w:ins w:id="93" w:author="Sudhanshu Satyam" w:date="2020-09-02T18:35:00Z">
            <w:r>
              <w:rPr>
                <w:noProof/>
                <w:webHidden/>
              </w:rPr>
              <w:t>21</w:t>
            </w:r>
            <w:r>
              <w:rPr>
                <w:noProof/>
                <w:webHidden/>
              </w:rPr>
              <w:fldChar w:fldCharType="end"/>
            </w:r>
            <w:r w:rsidRPr="001E5D18">
              <w:rPr>
                <w:rStyle w:val="Hyperlink"/>
                <w:noProof/>
              </w:rPr>
              <w:fldChar w:fldCharType="end"/>
            </w:r>
          </w:ins>
        </w:p>
        <w:p w14:paraId="4BA83C6F" w14:textId="1A47A976" w:rsidR="000C1968" w:rsidRDefault="000C1968">
          <w:pPr>
            <w:pStyle w:val="TOC1"/>
            <w:tabs>
              <w:tab w:val="right" w:leader="dot" w:pos="9350"/>
            </w:tabs>
            <w:rPr>
              <w:ins w:id="94" w:author="Sudhanshu Satyam" w:date="2020-09-02T18:35:00Z"/>
              <w:rFonts w:eastAsiaTheme="minorEastAsia"/>
              <w:noProof/>
              <w:lang w:val="en-IN" w:eastAsia="en-IN"/>
            </w:rPr>
          </w:pPr>
          <w:ins w:id="95"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"_Toc49964171"</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Register Eureka Client with Eureka server Registry</w:t>
            </w:r>
            <w:r>
              <w:rPr>
                <w:noProof/>
                <w:webHidden/>
              </w:rPr>
              <w:tab/>
            </w:r>
            <w:r>
              <w:rPr>
                <w:noProof/>
                <w:webHidden/>
              </w:rPr>
              <w:fldChar w:fldCharType="begin"/>
            </w:r>
            <w:r>
              <w:rPr>
                <w:noProof/>
                <w:webHidden/>
              </w:rPr>
              <w:instrText xml:space="preserve"> PAGEREF _Toc49964171 \h </w:instrText>
            </w:r>
            <w:r>
              <w:rPr>
                <w:noProof/>
                <w:webHidden/>
              </w:rPr>
            </w:r>
          </w:ins>
          <w:r>
            <w:rPr>
              <w:noProof/>
              <w:webHidden/>
            </w:rPr>
            <w:fldChar w:fldCharType="separate"/>
          </w:r>
          <w:ins w:id="96" w:author="Sudhanshu Satyam" w:date="2020-09-02T18:35:00Z">
            <w:r>
              <w:rPr>
                <w:noProof/>
                <w:webHidden/>
              </w:rPr>
              <w:t>22</w:t>
            </w:r>
            <w:r>
              <w:rPr>
                <w:noProof/>
                <w:webHidden/>
              </w:rPr>
              <w:fldChar w:fldCharType="end"/>
            </w:r>
            <w:r w:rsidRPr="001E5D18">
              <w:rPr>
                <w:rStyle w:val="Hyperlink"/>
                <w:noProof/>
              </w:rPr>
              <w:fldChar w:fldCharType="end"/>
            </w:r>
          </w:ins>
        </w:p>
        <w:p w14:paraId="102355CE" w14:textId="4E717E03" w:rsidR="000C1968" w:rsidRDefault="000C1968">
          <w:pPr>
            <w:pStyle w:val="TOC2"/>
            <w:tabs>
              <w:tab w:val="left" w:pos="660"/>
              <w:tab w:val="right" w:leader="dot" w:pos="9350"/>
            </w:tabs>
            <w:rPr>
              <w:ins w:id="97" w:author="Sudhanshu Satyam" w:date="2020-09-02T18:35:00Z"/>
              <w:rFonts w:eastAsiaTheme="minorEastAsia"/>
              <w:noProof/>
              <w:lang w:val="en-IN" w:eastAsia="en-IN"/>
            </w:rPr>
          </w:pPr>
          <w:ins w:id="98"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"_Toc49964172"</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1.</w:t>
            </w:r>
            <w:r>
              <w:rPr>
                <w:rFonts w:eastAsiaTheme="minorEastAsia"/>
                <w:noProof/>
                <w:lang w:val="en-IN" w:eastAsia="en-IN"/>
              </w:rPr>
              <w:tab/>
            </w:r>
            <w:r w:rsidRPr="001E5D18">
              <w:rPr>
                <w:rStyle w:val="Hyperlink"/>
                <w:noProof/>
              </w:rPr>
              <w:t>Run as Spring Boot Application</w:t>
            </w:r>
            <w:r>
              <w:rPr>
                <w:noProof/>
                <w:webHidden/>
              </w:rPr>
              <w:tab/>
            </w:r>
            <w:r>
              <w:rPr>
                <w:noProof/>
                <w:webHidden/>
              </w:rPr>
              <w:fldChar w:fldCharType="begin"/>
            </w:r>
            <w:r>
              <w:rPr>
                <w:noProof/>
                <w:webHidden/>
              </w:rPr>
              <w:instrText xml:space="preserve"> PAGEREF _Toc49964172 \h </w:instrText>
            </w:r>
            <w:r>
              <w:rPr>
                <w:noProof/>
                <w:webHidden/>
              </w:rPr>
            </w:r>
          </w:ins>
          <w:r>
            <w:rPr>
              <w:noProof/>
              <w:webHidden/>
            </w:rPr>
            <w:fldChar w:fldCharType="separate"/>
          </w:r>
          <w:ins w:id="99" w:author="Sudhanshu Satyam" w:date="2020-09-02T18:35:00Z">
            <w:r>
              <w:rPr>
                <w:noProof/>
                <w:webHidden/>
              </w:rPr>
              <w:t>22</w:t>
            </w:r>
            <w:r>
              <w:rPr>
                <w:noProof/>
                <w:webHidden/>
              </w:rPr>
              <w:fldChar w:fldCharType="end"/>
            </w:r>
            <w:r w:rsidRPr="001E5D18">
              <w:rPr>
                <w:rStyle w:val="Hyperlink"/>
                <w:noProof/>
              </w:rPr>
              <w:fldChar w:fldCharType="end"/>
            </w:r>
          </w:ins>
        </w:p>
        <w:p w14:paraId="369F6D65" w14:textId="70C49E5E" w:rsidR="000C1968" w:rsidRDefault="000C1968">
          <w:pPr>
            <w:pStyle w:val="TOC2"/>
            <w:tabs>
              <w:tab w:val="left" w:pos="660"/>
              <w:tab w:val="right" w:leader="dot" w:pos="9350"/>
            </w:tabs>
            <w:rPr>
              <w:ins w:id="100" w:author="Sudhanshu Satyam" w:date="2020-09-02T18:35:00Z"/>
              <w:rFonts w:eastAsiaTheme="minorEastAsia"/>
              <w:noProof/>
              <w:lang w:val="en-IN" w:eastAsia="en-IN"/>
            </w:rPr>
          </w:pPr>
          <w:ins w:id="101" w:author="Sudhanshu Satyam" w:date="2020-09-02T18:35:00Z">
            <w:r w:rsidRPr="001E5D18">
              <w:rPr>
                <w:rStyle w:val="Hyperlink"/>
                <w:noProof/>
              </w:rPr>
              <w:lastRenderedPageBreak/>
              <w:fldChar w:fldCharType="begin"/>
            </w:r>
            <w:r w:rsidRPr="001E5D18">
              <w:rPr>
                <w:rStyle w:val="Hyperlink"/>
                <w:noProof/>
              </w:rPr>
              <w:instrText xml:space="preserve"> </w:instrText>
            </w:r>
            <w:r>
              <w:rPr>
                <w:noProof/>
              </w:rPr>
              <w:instrText>HYPERLINK \l "_Toc49964173"</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rFonts w:cstheme="minorHAnsi"/>
                <w:noProof/>
              </w:rPr>
              <w:t>2.</w:t>
            </w:r>
            <w:r>
              <w:rPr>
                <w:rFonts w:eastAsiaTheme="minorEastAsia"/>
                <w:noProof/>
                <w:lang w:val="en-IN" w:eastAsia="en-IN"/>
              </w:rPr>
              <w:tab/>
            </w:r>
            <w:r w:rsidRPr="001E5D18">
              <w:rPr>
                <w:rStyle w:val="Hyperlink"/>
                <w:noProof/>
              </w:rPr>
              <w:t>Access Eureka Server dashboard</w:t>
            </w:r>
            <w:r>
              <w:rPr>
                <w:noProof/>
                <w:webHidden/>
              </w:rPr>
              <w:tab/>
            </w:r>
            <w:r>
              <w:rPr>
                <w:noProof/>
                <w:webHidden/>
              </w:rPr>
              <w:fldChar w:fldCharType="begin"/>
            </w:r>
            <w:r>
              <w:rPr>
                <w:noProof/>
                <w:webHidden/>
              </w:rPr>
              <w:instrText xml:space="preserve"> PAGEREF _Toc49964173 \h </w:instrText>
            </w:r>
            <w:r>
              <w:rPr>
                <w:noProof/>
                <w:webHidden/>
              </w:rPr>
            </w:r>
          </w:ins>
          <w:r>
            <w:rPr>
              <w:noProof/>
              <w:webHidden/>
            </w:rPr>
            <w:fldChar w:fldCharType="separate"/>
          </w:r>
          <w:ins w:id="102" w:author="Sudhanshu Satyam" w:date="2020-09-02T18:35:00Z">
            <w:r>
              <w:rPr>
                <w:noProof/>
                <w:webHidden/>
              </w:rPr>
              <w:t>23</w:t>
            </w:r>
            <w:r>
              <w:rPr>
                <w:noProof/>
                <w:webHidden/>
              </w:rPr>
              <w:fldChar w:fldCharType="end"/>
            </w:r>
            <w:r w:rsidRPr="001E5D18">
              <w:rPr>
                <w:rStyle w:val="Hyperlink"/>
                <w:noProof/>
              </w:rPr>
              <w:fldChar w:fldCharType="end"/>
            </w:r>
          </w:ins>
        </w:p>
        <w:p w14:paraId="1D347FF4" w14:textId="11D0BF19" w:rsidR="000C1968" w:rsidRDefault="000C1968">
          <w:pPr>
            <w:pStyle w:val="TOC2"/>
            <w:tabs>
              <w:tab w:val="left" w:pos="660"/>
              <w:tab w:val="right" w:leader="dot" w:pos="9350"/>
            </w:tabs>
            <w:rPr>
              <w:ins w:id="103" w:author="Sudhanshu Satyam" w:date="2020-09-02T18:35:00Z"/>
              <w:rFonts w:eastAsiaTheme="minorEastAsia"/>
              <w:noProof/>
              <w:lang w:val="en-IN" w:eastAsia="en-IN"/>
            </w:rPr>
          </w:pPr>
          <w:ins w:id="104"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"_Toc49964174"</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rFonts w:cstheme="minorHAnsi"/>
                <w:noProof/>
              </w:rPr>
              <w:t>3.</w:t>
            </w:r>
            <w:r>
              <w:rPr>
                <w:rFonts w:eastAsiaTheme="minorEastAsia"/>
                <w:noProof/>
                <w:lang w:val="en-IN" w:eastAsia="en-IN"/>
              </w:rPr>
              <w:tab/>
            </w:r>
            <w:r w:rsidRPr="001E5D18">
              <w:rPr>
                <w:rStyle w:val="Hyperlink"/>
                <w:noProof/>
              </w:rPr>
              <w:t>Access H2-database</w:t>
            </w:r>
            <w:r>
              <w:rPr>
                <w:noProof/>
                <w:webHidden/>
              </w:rPr>
              <w:tab/>
            </w:r>
            <w:r>
              <w:rPr>
                <w:noProof/>
                <w:webHidden/>
              </w:rPr>
              <w:fldChar w:fldCharType="begin"/>
            </w:r>
            <w:r>
              <w:rPr>
                <w:noProof/>
                <w:webHidden/>
              </w:rPr>
              <w:instrText xml:space="preserve"> PAGEREF _Toc49964174 \h </w:instrText>
            </w:r>
            <w:r>
              <w:rPr>
                <w:noProof/>
                <w:webHidden/>
              </w:rPr>
            </w:r>
          </w:ins>
          <w:r>
            <w:rPr>
              <w:noProof/>
              <w:webHidden/>
            </w:rPr>
            <w:fldChar w:fldCharType="separate"/>
          </w:r>
          <w:ins w:id="105" w:author="Sudhanshu Satyam" w:date="2020-09-02T18:35:00Z">
            <w:r>
              <w:rPr>
                <w:noProof/>
                <w:webHidden/>
              </w:rPr>
              <w:t>23</w:t>
            </w:r>
            <w:r>
              <w:rPr>
                <w:noProof/>
                <w:webHidden/>
              </w:rPr>
              <w:fldChar w:fldCharType="end"/>
            </w:r>
            <w:r w:rsidRPr="001E5D18">
              <w:rPr>
                <w:rStyle w:val="Hyperlink"/>
                <w:noProof/>
              </w:rPr>
              <w:fldChar w:fldCharType="end"/>
            </w:r>
          </w:ins>
        </w:p>
        <w:p w14:paraId="021D7954" w14:textId="465E0D9A" w:rsidR="000C1968" w:rsidRDefault="000C1968">
          <w:pPr>
            <w:pStyle w:val="TOC1"/>
            <w:tabs>
              <w:tab w:val="right" w:leader="dot" w:pos="9350"/>
            </w:tabs>
            <w:rPr>
              <w:ins w:id="106" w:author="Sudhanshu Satyam" w:date="2020-09-02T18:35:00Z"/>
              <w:rFonts w:eastAsiaTheme="minorEastAsia"/>
              <w:noProof/>
              <w:lang w:val="en-IN" w:eastAsia="en-IN"/>
            </w:rPr>
          </w:pPr>
          <w:ins w:id="107"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"_Toc49964175"</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Test the Microservices</w:t>
            </w:r>
            <w:r>
              <w:rPr>
                <w:noProof/>
                <w:webHidden/>
              </w:rPr>
              <w:tab/>
            </w:r>
            <w:r>
              <w:rPr>
                <w:noProof/>
                <w:webHidden/>
              </w:rPr>
              <w:fldChar w:fldCharType="begin"/>
            </w:r>
            <w:r>
              <w:rPr>
                <w:noProof/>
                <w:webHidden/>
              </w:rPr>
              <w:instrText xml:space="preserve"> PAGEREF _Toc49964175 \h </w:instrText>
            </w:r>
            <w:r>
              <w:rPr>
                <w:noProof/>
                <w:webHidden/>
              </w:rPr>
            </w:r>
          </w:ins>
          <w:r>
            <w:rPr>
              <w:noProof/>
              <w:webHidden/>
            </w:rPr>
            <w:fldChar w:fldCharType="separate"/>
          </w:r>
          <w:ins w:id="108" w:author="Sudhanshu Satyam" w:date="2020-09-02T18:35:00Z">
            <w:r>
              <w:rPr>
                <w:noProof/>
                <w:webHidden/>
              </w:rPr>
              <w:t>24</w:t>
            </w:r>
            <w:r>
              <w:rPr>
                <w:noProof/>
                <w:webHidden/>
              </w:rPr>
              <w:fldChar w:fldCharType="end"/>
            </w:r>
            <w:r w:rsidRPr="001E5D18">
              <w:rPr>
                <w:rStyle w:val="Hyperlink"/>
                <w:noProof/>
              </w:rPr>
              <w:fldChar w:fldCharType="end"/>
            </w:r>
          </w:ins>
        </w:p>
        <w:p w14:paraId="3FC43C25" w14:textId="2EA26C7C" w:rsidR="000C1968" w:rsidRDefault="000C1968">
          <w:pPr>
            <w:pStyle w:val="TOC2"/>
            <w:tabs>
              <w:tab w:val="left" w:pos="660"/>
              <w:tab w:val="right" w:leader="dot" w:pos="9350"/>
            </w:tabs>
            <w:rPr>
              <w:ins w:id="109" w:author="Sudhanshu Satyam" w:date="2020-09-02T18:35:00Z"/>
              <w:rFonts w:eastAsiaTheme="minorEastAsia"/>
              <w:noProof/>
              <w:lang w:val="en-IN" w:eastAsia="en-IN"/>
            </w:rPr>
          </w:pPr>
          <w:ins w:id="110"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"_Toc49964176"</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1.</w:t>
            </w:r>
            <w:r>
              <w:rPr>
                <w:rFonts w:eastAsiaTheme="minorEastAsia"/>
                <w:noProof/>
                <w:lang w:val="en-IN" w:eastAsia="en-IN"/>
              </w:rPr>
              <w:tab/>
            </w:r>
            <w:r w:rsidRPr="001E5D18">
              <w:rPr>
                <w:rStyle w:val="Hyperlink"/>
                <w:noProof/>
              </w:rPr>
              <w:t>Create collection in Postman</w:t>
            </w:r>
            <w:r>
              <w:rPr>
                <w:noProof/>
                <w:webHidden/>
              </w:rPr>
              <w:tab/>
            </w:r>
            <w:r>
              <w:rPr>
                <w:noProof/>
                <w:webHidden/>
              </w:rPr>
              <w:fldChar w:fldCharType="begin"/>
            </w:r>
            <w:r>
              <w:rPr>
                <w:noProof/>
                <w:webHidden/>
              </w:rPr>
              <w:instrText xml:space="preserve"> PAGEREF _Toc49964176 \h </w:instrText>
            </w:r>
            <w:r>
              <w:rPr>
                <w:noProof/>
                <w:webHidden/>
              </w:rPr>
            </w:r>
          </w:ins>
          <w:r>
            <w:rPr>
              <w:noProof/>
              <w:webHidden/>
            </w:rPr>
            <w:fldChar w:fldCharType="separate"/>
          </w:r>
          <w:ins w:id="111" w:author="Sudhanshu Satyam" w:date="2020-09-02T18:35:00Z">
            <w:r>
              <w:rPr>
                <w:noProof/>
                <w:webHidden/>
              </w:rPr>
              <w:t>24</w:t>
            </w:r>
            <w:r>
              <w:rPr>
                <w:noProof/>
                <w:webHidden/>
              </w:rPr>
              <w:fldChar w:fldCharType="end"/>
            </w:r>
            <w:r w:rsidRPr="001E5D18">
              <w:rPr>
                <w:rStyle w:val="Hyperlink"/>
                <w:noProof/>
              </w:rPr>
              <w:fldChar w:fldCharType="end"/>
            </w:r>
          </w:ins>
        </w:p>
        <w:p w14:paraId="66442CDC" w14:textId="1F7C08E1" w:rsidR="000C1968" w:rsidRDefault="000C1968">
          <w:pPr>
            <w:pStyle w:val="TOC2"/>
            <w:tabs>
              <w:tab w:val="left" w:pos="660"/>
              <w:tab w:val="right" w:leader="dot" w:pos="9350"/>
            </w:tabs>
            <w:rPr>
              <w:ins w:id="112" w:author="Sudhanshu Satyam" w:date="2020-09-02T18:35:00Z"/>
              <w:rFonts w:eastAsiaTheme="minorEastAsia"/>
              <w:noProof/>
              <w:lang w:val="en-IN" w:eastAsia="en-IN"/>
            </w:rPr>
          </w:pPr>
          <w:ins w:id="113"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"_Toc49964177"</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2.</w:t>
            </w:r>
            <w:r>
              <w:rPr>
                <w:rFonts w:eastAsiaTheme="minorEastAsia"/>
                <w:noProof/>
                <w:lang w:val="en-IN" w:eastAsia="en-IN"/>
              </w:rPr>
              <w:tab/>
            </w:r>
            <w:r w:rsidRPr="001E5D18">
              <w:rPr>
                <w:rStyle w:val="Hyperlink"/>
                <w:noProof/>
              </w:rPr>
              <w:t>Create actor-service request</w:t>
            </w:r>
            <w:r>
              <w:rPr>
                <w:noProof/>
                <w:webHidden/>
              </w:rPr>
              <w:tab/>
            </w:r>
            <w:r>
              <w:rPr>
                <w:noProof/>
                <w:webHidden/>
              </w:rPr>
              <w:fldChar w:fldCharType="begin"/>
            </w:r>
            <w:r>
              <w:rPr>
                <w:noProof/>
                <w:webHidden/>
              </w:rPr>
              <w:instrText xml:space="preserve"> PAGEREF _Toc49964177 \h </w:instrText>
            </w:r>
            <w:r>
              <w:rPr>
                <w:noProof/>
                <w:webHidden/>
              </w:rPr>
            </w:r>
          </w:ins>
          <w:r>
            <w:rPr>
              <w:noProof/>
              <w:webHidden/>
            </w:rPr>
            <w:fldChar w:fldCharType="separate"/>
          </w:r>
          <w:ins w:id="114" w:author="Sudhanshu Satyam" w:date="2020-09-02T18:35:00Z">
            <w:r>
              <w:rPr>
                <w:noProof/>
                <w:webHidden/>
              </w:rPr>
              <w:t>25</w:t>
            </w:r>
            <w:r>
              <w:rPr>
                <w:noProof/>
                <w:webHidden/>
              </w:rPr>
              <w:fldChar w:fldCharType="end"/>
            </w:r>
            <w:r w:rsidRPr="001E5D18">
              <w:rPr>
                <w:rStyle w:val="Hyperlink"/>
                <w:noProof/>
              </w:rPr>
              <w:fldChar w:fldCharType="end"/>
            </w:r>
          </w:ins>
        </w:p>
        <w:p w14:paraId="6079E776" w14:textId="20175115" w:rsidR="000C1968" w:rsidRDefault="000C1968">
          <w:pPr>
            <w:pStyle w:val="TOC2"/>
            <w:tabs>
              <w:tab w:val="left" w:pos="660"/>
              <w:tab w:val="right" w:leader="dot" w:pos="9350"/>
            </w:tabs>
            <w:rPr>
              <w:ins w:id="115" w:author="Sudhanshu Satyam" w:date="2020-09-02T18:35:00Z"/>
              <w:rFonts w:eastAsiaTheme="minorEastAsia"/>
              <w:noProof/>
              <w:lang w:val="en-IN" w:eastAsia="en-IN"/>
            </w:rPr>
          </w:pPr>
          <w:ins w:id="116"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"_Toc49964178"</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3.</w:t>
            </w:r>
            <w:r>
              <w:rPr>
                <w:rFonts w:eastAsiaTheme="minorEastAsia"/>
                <w:noProof/>
                <w:lang w:val="en-IN" w:eastAsia="en-IN"/>
              </w:rPr>
              <w:tab/>
            </w:r>
            <w:r w:rsidRPr="001E5D18">
              <w:rPr>
                <w:rStyle w:val="Hyperlink"/>
                <w:noProof/>
              </w:rPr>
              <w:t>Microservice Inter-communication</w:t>
            </w:r>
            <w:r>
              <w:rPr>
                <w:noProof/>
                <w:webHidden/>
              </w:rPr>
              <w:tab/>
            </w:r>
            <w:r>
              <w:rPr>
                <w:noProof/>
                <w:webHidden/>
              </w:rPr>
              <w:fldChar w:fldCharType="begin"/>
            </w:r>
            <w:r>
              <w:rPr>
                <w:noProof/>
                <w:webHidden/>
              </w:rPr>
              <w:instrText xml:space="preserve"> PAGEREF _Toc49964178 \h </w:instrText>
            </w:r>
            <w:r>
              <w:rPr>
                <w:noProof/>
                <w:webHidden/>
              </w:rPr>
            </w:r>
          </w:ins>
          <w:r>
            <w:rPr>
              <w:noProof/>
              <w:webHidden/>
            </w:rPr>
            <w:fldChar w:fldCharType="separate"/>
          </w:r>
          <w:ins w:id="117" w:author="Sudhanshu Satyam" w:date="2020-09-02T18:35:00Z">
            <w:r>
              <w:rPr>
                <w:noProof/>
                <w:webHidden/>
              </w:rPr>
              <w:t>26</w:t>
            </w:r>
            <w:r>
              <w:rPr>
                <w:noProof/>
                <w:webHidden/>
              </w:rPr>
              <w:fldChar w:fldCharType="end"/>
            </w:r>
            <w:r w:rsidRPr="001E5D18">
              <w:rPr>
                <w:rStyle w:val="Hyperlink"/>
                <w:noProof/>
              </w:rPr>
              <w:fldChar w:fldCharType="end"/>
            </w:r>
          </w:ins>
        </w:p>
        <w:p w14:paraId="3FB17727" w14:textId="55B49C96" w:rsidR="000C1968" w:rsidRDefault="000C1968">
          <w:pPr>
            <w:pStyle w:val="TOC2"/>
            <w:tabs>
              <w:tab w:val="left" w:pos="660"/>
              <w:tab w:val="right" w:leader="dot" w:pos="9350"/>
            </w:tabs>
            <w:rPr>
              <w:ins w:id="118" w:author="Sudhanshu Satyam" w:date="2020-09-02T18:35:00Z"/>
              <w:rFonts w:eastAsiaTheme="minorEastAsia"/>
              <w:noProof/>
              <w:lang w:val="en-IN" w:eastAsia="en-IN"/>
            </w:rPr>
          </w:pPr>
          <w:ins w:id="119"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"_Toc49964179"</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4.</w:t>
            </w:r>
            <w:r>
              <w:rPr>
                <w:rFonts w:eastAsiaTheme="minorEastAsia"/>
                <w:noProof/>
                <w:lang w:val="en-IN" w:eastAsia="en-IN"/>
              </w:rPr>
              <w:tab/>
            </w:r>
            <w:r w:rsidRPr="001E5D18">
              <w:rPr>
                <w:rStyle w:val="Hyperlink"/>
                <w:noProof/>
              </w:rPr>
              <w:t>Hystrix-breaker response</w:t>
            </w:r>
            <w:r>
              <w:rPr>
                <w:noProof/>
                <w:webHidden/>
              </w:rPr>
              <w:tab/>
            </w:r>
            <w:r>
              <w:rPr>
                <w:noProof/>
                <w:webHidden/>
              </w:rPr>
              <w:fldChar w:fldCharType="begin"/>
            </w:r>
            <w:r>
              <w:rPr>
                <w:noProof/>
                <w:webHidden/>
              </w:rPr>
              <w:instrText xml:space="preserve"> PAGEREF _Toc49964179 \h </w:instrText>
            </w:r>
            <w:r>
              <w:rPr>
                <w:noProof/>
                <w:webHidden/>
              </w:rPr>
            </w:r>
          </w:ins>
          <w:r>
            <w:rPr>
              <w:noProof/>
              <w:webHidden/>
            </w:rPr>
            <w:fldChar w:fldCharType="separate"/>
          </w:r>
          <w:ins w:id="120" w:author="Sudhanshu Satyam" w:date="2020-09-02T18:35:00Z">
            <w:r>
              <w:rPr>
                <w:noProof/>
                <w:webHidden/>
              </w:rPr>
              <w:t>26</w:t>
            </w:r>
            <w:r>
              <w:rPr>
                <w:noProof/>
                <w:webHidden/>
              </w:rPr>
              <w:fldChar w:fldCharType="end"/>
            </w:r>
            <w:r w:rsidRPr="001E5D18">
              <w:rPr>
                <w:rStyle w:val="Hyperlink"/>
                <w:noProof/>
              </w:rPr>
              <w:fldChar w:fldCharType="end"/>
            </w:r>
          </w:ins>
        </w:p>
        <w:p w14:paraId="1634F27B" w14:textId="0FEA963D" w:rsidR="000C1968" w:rsidRDefault="000C1968">
          <w:pPr>
            <w:pStyle w:val="TOC2"/>
            <w:tabs>
              <w:tab w:val="left" w:pos="660"/>
              <w:tab w:val="right" w:leader="dot" w:pos="9350"/>
            </w:tabs>
            <w:rPr>
              <w:ins w:id="121" w:author="Sudhanshu Satyam" w:date="2020-09-02T18:35:00Z"/>
              <w:rFonts w:eastAsiaTheme="minorEastAsia"/>
              <w:noProof/>
              <w:lang w:val="en-IN" w:eastAsia="en-IN"/>
            </w:rPr>
          </w:pPr>
          <w:ins w:id="122" w:author="Sudhanshu Satyam" w:date="2020-09-02T18:35:00Z">
            <w:r w:rsidRPr="001E5D18">
              <w:rPr>
                <w:rStyle w:val="Hyperlink"/>
                <w:noProof/>
              </w:rPr>
              <w:fldChar w:fldCharType="begin"/>
            </w:r>
            <w:r w:rsidRPr="001E5D18">
              <w:rPr>
                <w:rStyle w:val="Hyperlink"/>
                <w:noProof/>
              </w:rPr>
              <w:instrText xml:space="preserve"> </w:instrText>
            </w:r>
            <w:r>
              <w:rPr>
                <w:noProof/>
              </w:rPr>
              <w:instrText>HYPERLINK \l "_Toc49964180"</w:instrText>
            </w:r>
            <w:r w:rsidRPr="001E5D18">
              <w:rPr>
                <w:rStyle w:val="Hyperlink"/>
                <w:noProof/>
              </w:rPr>
              <w:instrText xml:space="preserve"> </w:instrText>
            </w:r>
            <w:r w:rsidRPr="001E5D18">
              <w:rPr>
                <w:rStyle w:val="Hyperlink"/>
                <w:noProof/>
              </w:rPr>
            </w:r>
            <w:r w:rsidRPr="001E5D18">
              <w:rPr>
                <w:rStyle w:val="Hyperlink"/>
                <w:noProof/>
              </w:rPr>
              <w:fldChar w:fldCharType="separate"/>
            </w:r>
            <w:r w:rsidRPr="001E5D18">
              <w:rPr>
                <w:rStyle w:val="Hyperlink"/>
                <w:noProof/>
              </w:rPr>
              <w:t>5.</w:t>
            </w:r>
            <w:r>
              <w:rPr>
                <w:rFonts w:eastAsiaTheme="minorEastAsia"/>
                <w:noProof/>
                <w:lang w:val="en-IN" w:eastAsia="en-IN"/>
              </w:rPr>
              <w:tab/>
            </w:r>
            <w:r w:rsidRPr="001E5D18">
              <w:rPr>
                <w:rStyle w:val="Hyperlink"/>
                <w:noProof/>
              </w:rPr>
              <w:t>Hystrix-dashboard</w:t>
            </w:r>
            <w:r>
              <w:rPr>
                <w:noProof/>
                <w:webHidden/>
              </w:rPr>
              <w:tab/>
            </w:r>
            <w:r>
              <w:rPr>
                <w:noProof/>
                <w:webHidden/>
              </w:rPr>
              <w:fldChar w:fldCharType="begin"/>
            </w:r>
            <w:r>
              <w:rPr>
                <w:noProof/>
                <w:webHidden/>
              </w:rPr>
              <w:instrText xml:space="preserve"> PAGEREF _Toc49964180 \h </w:instrText>
            </w:r>
            <w:r>
              <w:rPr>
                <w:noProof/>
                <w:webHidden/>
              </w:rPr>
            </w:r>
          </w:ins>
          <w:r>
            <w:rPr>
              <w:noProof/>
              <w:webHidden/>
            </w:rPr>
            <w:fldChar w:fldCharType="separate"/>
          </w:r>
          <w:ins w:id="123" w:author="Sudhanshu Satyam" w:date="2020-09-02T18:35:00Z">
            <w:r>
              <w:rPr>
                <w:noProof/>
                <w:webHidden/>
              </w:rPr>
              <w:t>26</w:t>
            </w:r>
            <w:r>
              <w:rPr>
                <w:noProof/>
                <w:webHidden/>
              </w:rPr>
              <w:fldChar w:fldCharType="end"/>
            </w:r>
            <w:r w:rsidRPr="001E5D18">
              <w:rPr>
                <w:rStyle w:val="Hyperlink"/>
                <w:noProof/>
              </w:rPr>
              <w:fldChar w:fldCharType="end"/>
            </w:r>
          </w:ins>
        </w:p>
        <w:p w14:paraId="12B240E1" w14:textId="08470DF6" w:rsidR="00BF7BAF" w:rsidDel="00320042" w:rsidRDefault="00BF7BAF">
          <w:pPr>
            <w:pStyle w:val="TOC1"/>
            <w:tabs>
              <w:tab w:val="right" w:leader="dot" w:pos="9350"/>
            </w:tabs>
            <w:rPr>
              <w:ins w:id="124" w:author="Harish Kumar" w:date="2020-07-14T18:33:00Z"/>
              <w:del w:id="125" w:author="Sudhanshu Satyam" w:date="2020-08-31T19:55:00Z"/>
              <w:rFonts w:eastAsiaTheme="minorEastAsia"/>
              <w:noProof/>
            </w:rPr>
          </w:pPr>
          <w:ins w:id="126" w:author="Harish Kumar" w:date="2020-07-14T18:33:00Z">
            <w:del w:id="127" w:author="Sudhanshu Satyam" w:date="2020-08-31T19:55:00Z">
              <w:r w:rsidRPr="00320042" w:rsidDel="00320042">
                <w:rPr>
                  <w:rStyle w:val="Hyperlink"/>
                  <w:noProof/>
                </w:rPr>
                <w:delText>Introduction</w:delText>
              </w:r>
              <w:r w:rsidDel="00320042">
                <w:rPr>
                  <w:noProof/>
                  <w:webHidden/>
                </w:rPr>
                <w:tab/>
                <w:delText>3</w:delText>
              </w:r>
            </w:del>
          </w:ins>
        </w:p>
        <w:p w14:paraId="5B6FAD9C" w14:textId="73EF3ADF" w:rsidR="00BF7BAF" w:rsidDel="00320042" w:rsidRDefault="00BF7BAF">
          <w:pPr>
            <w:pStyle w:val="TOC1"/>
            <w:tabs>
              <w:tab w:val="right" w:leader="dot" w:pos="9350"/>
            </w:tabs>
            <w:rPr>
              <w:ins w:id="128" w:author="Harish Kumar" w:date="2020-07-14T18:33:00Z"/>
              <w:del w:id="129" w:author="Sudhanshu Satyam" w:date="2020-08-31T19:55:00Z"/>
              <w:rFonts w:eastAsiaTheme="minorEastAsia"/>
              <w:noProof/>
            </w:rPr>
          </w:pPr>
          <w:ins w:id="130" w:author="Harish Kumar" w:date="2020-07-14T18:33:00Z">
            <w:del w:id="131" w:author="Sudhanshu Satyam" w:date="2020-08-31T19:55:00Z">
              <w:r w:rsidRPr="00320042" w:rsidDel="00320042">
                <w:rPr>
                  <w:rStyle w:val="Hyperlink"/>
                  <w:noProof/>
                </w:rPr>
                <w:delText>Revision History</w:delText>
              </w:r>
              <w:r w:rsidDel="00320042">
                <w:rPr>
                  <w:noProof/>
                  <w:webHidden/>
                </w:rPr>
                <w:tab/>
                <w:delText>3</w:delText>
              </w:r>
            </w:del>
          </w:ins>
        </w:p>
        <w:p w14:paraId="66642A83" w14:textId="1AABAA96" w:rsidR="00BF7BAF" w:rsidDel="00320042" w:rsidRDefault="00BF7BAF">
          <w:pPr>
            <w:pStyle w:val="TOC1"/>
            <w:tabs>
              <w:tab w:val="right" w:leader="dot" w:pos="9350"/>
            </w:tabs>
            <w:rPr>
              <w:ins w:id="132" w:author="Harish Kumar" w:date="2020-07-14T18:33:00Z"/>
              <w:del w:id="133" w:author="Sudhanshu Satyam" w:date="2020-08-31T19:55:00Z"/>
              <w:rFonts w:eastAsiaTheme="minorEastAsia"/>
              <w:noProof/>
            </w:rPr>
          </w:pPr>
          <w:ins w:id="134" w:author="Harish Kumar" w:date="2020-07-14T18:33:00Z">
            <w:del w:id="135" w:author="Sudhanshu Satyam" w:date="2020-08-31T19:55:00Z">
              <w:r w:rsidRPr="00320042" w:rsidDel="00320042">
                <w:rPr>
                  <w:rStyle w:val="Hyperlink"/>
                  <w:noProof/>
                </w:rPr>
                <w:delText>Prerequisites:</w:delText>
              </w:r>
              <w:r w:rsidDel="00320042">
                <w:rPr>
                  <w:noProof/>
                  <w:webHidden/>
                </w:rPr>
                <w:tab/>
                <w:delText>3</w:delText>
              </w:r>
            </w:del>
          </w:ins>
        </w:p>
        <w:p w14:paraId="2BBFD28F" w14:textId="212F2B4A" w:rsidR="00BF7BAF" w:rsidDel="00320042" w:rsidRDefault="00BF7BAF">
          <w:pPr>
            <w:pStyle w:val="TOC1"/>
            <w:tabs>
              <w:tab w:val="right" w:leader="dot" w:pos="9350"/>
            </w:tabs>
            <w:rPr>
              <w:ins w:id="136" w:author="Harish Kumar" w:date="2020-07-14T18:33:00Z"/>
              <w:del w:id="137" w:author="Sudhanshu Satyam" w:date="2020-08-31T19:55:00Z"/>
              <w:rFonts w:eastAsiaTheme="minorEastAsia"/>
              <w:noProof/>
            </w:rPr>
          </w:pPr>
          <w:ins w:id="138" w:author="Harish Kumar" w:date="2020-07-14T18:33:00Z">
            <w:del w:id="139" w:author="Sudhanshu Satyam" w:date="2020-08-31T19:55:00Z">
              <w:r w:rsidRPr="00320042" w:rsidDel="00320042">
                <w:rPr>
                  <w:rStyle w:val="Hyperlink"/>
                  <w:noProof/>
                </w:rPr>
                <w:delText>Steps to Create Project:</w:delText>
              </w:r>
              <w:r w:rsidDel="00320042">
                <w:rPr>
                  <w:noProof/>
                  <w:webHidden/>
                </w:rPr>
                <w:tab/>
                <w:delText>3</w:delText>
              </w:r>
            </w:del>
          </w:ins>
        </w:p>
        <w:p w14:paraId="78FD9229" w14:textId="643F73B6" w:rsidR="00BF7BAF" w:rsidDel="00320042" w:rsidRDefault="00BF7BAF">
          <w:pPr>
            <w:pStyle w:val="TOC2"/>
            <w:tabs>
              <w:tab w:val="left" w:pos="660"/>
              <w:tab w:val="right" w:leader="dot" w:pos="9350"/>
            </w:tabs>
            <w:rPr>
              <w:ins w:id="140" w:author="Harish Kumar" w:date="2020-07-14T18:33:00Z"/>
              <w:del w:id="141" w:author="Sudhanshu Satyam" w:date="2020-08-31T19:55:00Z"/>
              <w:rFonts w:eastAsiaTheme="minorEastAsia"/>
              <w:noProof/>
            </w:rPr>
          </w:pPr>
          <w:ins w:id="142" w:author="Harish Kumar" w:date="2020-07-14T18:33:00Z">
            <w:del w:id="143" w:author="Sudhanshu Satyam" w:date="2020-08-31T19:55:00Z">
              <w:r w:rsidRPr="00320042" w:rsidDel="00320042">
                <w:rPr>
                  <w:rStyle w:val="Hyperlink"/>
                  <w:noProof/>
                </w:rPr>
                <w:delText>1.</w:delText>
              </w:r>
              <w:r w:rsidDel="00320042">
                <w:rPr>
                  <w:rFonts w:eastAsiaTheme="minorEastAsia"/>
                  <w:noProof/>
                </w:rPr>
                <w:tab/>
              </w:r>
              <w:r w:rsidRPr="00320042" w:rsidDel="00320042">
                <w:rPr>
                  <w:rStyle w:val="Hyperlink"/>
                  <w:noProof/>
                </w:rPr>
                <w:delText>Create a Maven Web Project</w:delText>
              </w:r>
              <w:r w:rsidDel="00320042">
                <w:rPr>
                  <w:noProof/>
                  <w:webHidden/>
                </w:rPr>
                <w:tab/>
                <w:delText>3</w:delText>
              </w:r>
            </w:del>
          </w:ins>
        </w:p>
        <w:p w14:paraId="32DD2369" w14:textId="64FAE945" w:rsidR="00BF7BAF" w:rsidDel="00320042" w:rsidRDefault="00BF7BAF">
          <w:pPr>
            <w:pStyle w:val="TOC2"/>
            <w:tabs>
              <w:tab w:val="left" w:pos="660"/>
              <w:tab w:val="right" w:leader="dot" w:pos="9350"/>
            </w:tabs>
            <w:rPr>
              <w:ins w:id="144" w:author="Harish Kumar" w:date="2020-07-14T18:33:00Z"/>
              <w:del w:id="145" w:author="Sudhanshu Satyam" w:date="2020-08-31T19:55:00Z"/>
              <w:rFonts w:eastAsiaTheme="minorEastAsia"/>
              <w:noProof/>
            </w:rPr>
          </w:pPr>
          <w:ins w:id="146" w:author="Harish Kumar" w:date="2020-07-14T18:33:00Z">
            <w:del w:id="147" w:author="Sudhanshu Satyam" w:date="2020-08-31T19:55:00Z">
              <w:r w:rsidRPr="00320042" w:rsidDel="00320042">
                <w:rPr>
                  <w:rStyle w:val="Hyperlink"/>
                  <w:rFonts w:cstheme="minorHAnsi"/>
                  <w:noProof/>
                </w:rPr>
                <w:delText>2.</w:delText>
              </w:r>
              <w:r w:rsidDel="00320042">
                <w:rPr>
                  <w:rFonts w:eastAsiaTheme="minorEastAsia"/>
                  <w:noProof/>
                </w:rPr>
                <w:tab/>
              </w:r>
              <w:r w:rsidRPr="00320042" w:rsidDel="00320042">
                <w:rPr>
                  <w:rStyle w:val="Hyperlink"/>
                  <w:noProof/>
                </w:rPr>
                <w:delText>Create Default Package and Class</w:delText>
              </w:r>
              <w:r w:rsidDel="00320042">
                <w:rPr>
                  <w:noProof/>
                  <w:webHidden/>
                </w:rPr>
                <w:tab/>
                <w:delText>5</w:delText>
              </w:r>
            </w:del>
          </w:ins>
        </w:p>
        <w:p w14:paraId="68A43800" w14:textId="26C9D716" w:rsidR="00BF7BAF" w:rsidDel="00320042" w:rsidRDefault="00BF7BAF">
          <w:pPr>
            <w:pStyle w:val="TOC2"/>
            <w:tabs>
              <w:tab w:val="left" w:pos="660"/>
              <w:tab w:val="right" w:leader="dot" w:pos="9350"/>
            </w:tabs>
            <w:rPr>
              <w:ins w:id="148" w:author="Harish Kumar" w:date="2020-07-14T18:33:00Z"/>
              <w:del w:id="149" w:author="Sudhanshu Satyam" w:date="2020-08-31T19:55:00Z"/>
              <w:rFonts w:eastAsiaTheme="minorEastAsia"/>
              <w:noProof/>
            </w:rPr>
          </w:pPr>
          <w:ins w:id="150" w:author="Harish Kumar" w:date="2020-07-14T18:33:00Z">
            <w:del w:id="151" w:author="Sudhanshu Satyam" w:date="2020-08-31T19:55:00Z">
              <w:r w:rsidRPr="00320042" w:rsidDel="00320042">
                <w:rPr>
                  <w:rStyle w:val="Hyperlink"/>
                  <w:noProof/>
                </w:rPr>
                <w:delText>3.</w:delText>
              </w:r>
              <w:r w:rsidDel="00320042">
                <w:rPr>
                  <w:rFonts w:eastAsiaTheme="minorEastAsia"/>
                  <w:noProof/>
                </w:rPr>
                <w:tab/>
              </w:r>
              <w:r w:rsidRPr="00320042" w:rsidDel="00320042">
                <w:rPr>
                  <w:rStyle w:val="Hyperlink"/>
                  <w:noProof/>
                </w:rPr>
                <w:delText>Dependency (Pom.xml) files:</w:delText>
              </w:r>
              <w:r w:rsidDel="00320042">
                <w:rPr>
                  <w:noProof/>
                  <w:webHidden/>
                </w:rPr>
                <w:tab/>
                <w:delText>6</w:delText>
              </w:r>
            </w:del>
          </w:ins>
        </w:p>
        <w:p w14:paraId="7F05556D" w14:textId="4FC11BE3" w:rsidR="00BF7BAF" w:rsidDel="00320042" w:rsidRDefault="00BF7BAF">
          <w:pPr>
            <w:pStyle w:val="TOC2"/>
            <w:tabs>
              <w:tab w:val="left" w:pos="660"/>
              <w:tab w:val="right" w:leader="dot" w:pos="9350"/>
            </w:tabs>
            <w:rPr>
              <w:ins w:id="152" w:author="Harish Kumar" w:date="2020-07-14T18:33:00Z"/>
              <w:del w:id="153" w:author="Sudhanshu Satyam" w:date="2020-08-31T19:55:00Z"/>
              <w:rFonts w:eastAsiaTheme="minorEastAsia"/>
              <w:noProof/>
            </w:rPr>
          </w:pPr>
          <w:ins w:id="154" w:author="Harish Kumar" w:date="2020-07-14T18:33:00Z">
            <w:del w:id="155" w:author="Sudhanshu Satyam" w:date="2020-08-31T19:55:00Z">
              <w:r w:rsidRPr="00320042" w:rsidDel="00320042">
                <w:rPr>
                  <w:rStyle w:val="Hyperlink"/>
                  <w:noProof/>
                </w:rPr>
                <w:delText>4.</w:delText>
              </w:r>
              <w:r w:rsidDel="00320042">
                <w:rPr>
                  <w:rFonts w:eastAsiaTheme="minorEastAsia"/>
                  <w:noProof/>
                </w:rPr>
                <w:tab/>
              </w:r>
              <w:r w:rsidRPr="00320042" w:rsidDel="00320042">
                <w:rPr>
                  <w:rStyle w:val="Hyperlink"/>
                  <w:noProof/>
                </w:rPr>
                <w:delText>Implement Rest Resources</w:delText>
              </w:r>
              <w:r w:rsidDel="00320042">
                <w:rPr>
                  <w:noProof/>
                  <w:webHidden/>
                </w:rPr>
                <w:tab/>
                <w:delText>6</w:delText>
              </w:r>
            </w:del>
          </w:ins>
        </w:p>
        <w:p w14:paraId="0AAB395A" w14:textId="5AE3FC01" w:rsidR="00BF7BAF" w:rsidDel="00320042" w:rsidRDefault="00BF7BAF">
          <w:pPr>
            <w:pStyle w:val="TOC2"/>
            <w:tabs>
              <w:tab w:val="left" w:pos="660"/>
              <w:tab w:val="right" w:leader="dot" w:pos="9350"/>
            </w:tabs>
            <w:rPr>
              <w:ins w:id="156" w:author="Harish Kumar" w:date="2020-07-14T18:33:00Z"/>
              <w:del w:id="157" w:author="Sudhanshu Satyam" w:date="2020-08-31T19:55:00Z"/>
              <w:rFonts w:eastAsiaTheme="minorEastAsia"/>
              <w:noProof/>
            </w:rPr>
          </w:pPr>
          <w:ins w:id="158" w:author="Harish Kumar" w:date="2020-07-14T18:33:00Z">
            <w:del w:id="159" w:author="Sudhanshu Satyam" w:date="2020-08-31T19:55:00Z">
              <w:r w:rsidRPr="00320042" w:rsidDel="00320042">
                <w:rPr>
                  <w:rStyle w:val="Hyperlink"/>
                  <w:rFonts w:cstheme="minorHAnsi"/>
                  <w:noProof/>
                </w:rPr>
                <w:delText>5.</w:delText>
              </w:r>
              <w:r w:rsidDel="00320042">
                <w:rPr>
                  <w:rFonts w:eastAsiaTheme="minorEastAsia"/>
                  <w:noProof/>
                </w:rPr>
                <w:tab/>
              </w:r>
              <w:r w:rsidRPr="00320042" w:rsidDel="00320042">
                <w:rPr>
                  <w:rStyle w:val="Hyperlink"/>
                  <w:noProof/>
                </w:rPr>
                <w:delText>Change Port Number</w:delText>
              </w:r>
              <w:r w:rsidDel="00320042">
                <w:rPr>
                  <w:noProof/>
                  <w:webHidden/>
                </w:rPr>
                <w:tab/>
                <w:delText>8</w:delText>
              </w:r>
            </w:del>
          </w:ins>
        </w:p>
        <w:p w14:paraId="65C3E3D2" w14:textId="41CED145" w:rsidR="00BF7BAF" w:rsidDel="00320042" w:rsidRDefault="00BF7BAF">
          <w:pPr>
            <w:pStyle w:val="TOC1"/>
            <w:tabs>
              <w:tab w:val="right" w:leader="dot" w:pos="9350"/>
            </w:tabs>
            <w:rPr>
              <w:ins w:id="160" w:author="Harish Kumar" w:date="2020-07-14T18:33:00Z"/>
              <w:del w:id="161" w:author="Sudhanshu Satyam" w:date="2020-08-31T19:55:00Z"/>
              <w:rFonts w:eastAsiaTheme="minorEastAsia"/>
              <w:noProof/>
            </w:rPr>
          </w:pPr>
          <w:ins w:id="162" w:author="Harish Kumar" w:date="2020-07-14T18:33:00Z">
            <w:del w:id="163" w:author="Sudhanshu Satyam" w:date="2020-08-31T19:55:00Z">
              <w:r w:rsidRPr="00320042" w:rsidDel="00320042">
                <w:rPr>
                  <w:rStyle w:val="Hyperlink"/>
                  <w:noProof/>
                </w:rPr>
                <w:delText>Deploy the webservices</w:delText>
              </w:r>
              <w:r w:rsidRPr="00320042" w:rsidDel="00320042">
                <w:rPr>
                  <w:rStyle w:val="Hyperlink"/>
                  <w:rFonts w:cstheme="minorHAnsi"/>
                  <w:b/>
                  <w:bCs/>
                  <w:noProof/>
                </w:rPr>
                <w:delText>:</w:delText>
              </w:r>
              <w:r w:rsidDel="00320042">
                <w:rPr>
                  <w:noProof/>
                  <w:webHidden/>
                </w:rPr>
                <w:tab/>
                <w:delText>9</w:delText>
              </w:r>
            </w:del>
          </w:ins>
        </w:p>
        <w:p w14:paraId="2707DCFC" w14:textId="22D2303C" w:rsidR="00BF7BAF" w:rsidDel="00320042" w:rsidRDefault="00BF7BAF">
          <w:pPr>
            <w:pStyle w:val="TOC2"/>
            <w:tabs>
              <w:tab w:val="left" w:pos="660"/>
              <w:tab w:val="right" w:leader="dot" w:pos="9350"/>
            </w:tabs>
            <w:rPr>
              <w:ins w:id="164" w:author="Harish Kumar" w:date="2020-07-14T18:33:00Z"/>
              <w:del w:id="165" w:author="Sudhanshu Satyam" w:date="2020-08-31T19:55:00Z"/>
              <w:rFonts w:eastAsiaTheme="minorEastAsia"/>
              <w:noProof/>
            </w:rPr>
          </w:pPr>
          <w:ins w:id="166" w:author="Harish Kumar" w:date="2020-07-14T18:33:00Z">
            <w:del w:id="167" w:author="Sudhanshu Satyam" w:date="2020-08-31T19:55:00Z">
              <w:r w:rsidRPr="00320042" w:rsidDel="00320042">
                <w:rPr>
                  <w:rStyle w:val="Hyperlink"/>
                  <w:noProof/>
                </w:rPr>
                <w:delText>1.</w:delText>
              </w:r>
              <w:r w:rsidDel="00320042">
                <w:rPr>
                  <w:rFonts w:eastAsiaTheme="minorEastAsia"/>
                  <w:noProof/>
                </w:rPr>
                <w:tab/>
              </w:r>
              <w:r w:rsidRPr="00320042" w:rsidDel="00320042">
                <w:rPr>
                  <w:rStyle w:val="Hyperlink"/>
                  <w:noProof/>
                </w:rPr>
                <w:delText>Run as Spring Boot Application:</w:delText>
              </w:r>
              <w:r w:rsidDel="00320042">
                <w:rPr>
                  <w:noProof/>
                  <w:webHidden/>
                </w:rPr>
                <w:tab/>
                <w:delText>9</w:delText>
              </w:r>
            </w:del>
          </w:ins>
        </w:p>
        <w:p w14:paraId="73B58663" w14:textId="17D7F167" w:rsidR="00BF7BAF" w:rsidDel="00320042" w:rsidRDefault="00BF7BAF">
          <w:pPr>
            <w:pStyle w:val="TOC2"/>
            <w:tabs>
              <w:tab w:val="left" w:pos="660"/>
              <w:tab w:val="right" w:leader="dot" w:pos="9350"/>
            </w:tabs>
            <w:rPr>
              <w:ins w:id="168" w:author="Harish Kumar" w:date="2020-07-14T18:33:00Z"/>
              <w:del w:id="169" w:author="Sudhanshu Satyam" w:date="2020-08-31T19:55:00Z"/>
              <w:rFonts w:eastAsiaTheme="minorEastAsia"/>
              <w:noProof/>
            </w:rPr>
          </w:pPr>
          <w:ins w:id="170" w:author="Harish Kumar" w:date="2020-07-14T18:33:00Z">
            <w:del w:id="171" w:author="Sudhanshu Satyam" w:date="2020-08-31T19:55:00Z">
              <w:r w:rsidRPr="00320042" w:rsidDel="00320042">
                <w:rPr>
                  <w:rStyle w:val="Hyperlink"/>
                  <w:rFonts w:cstheme="minorHAnsi"/>
                  <w:noProof/>
                </w:rPr>
                <w:delText>2.</w:delText>
              </w:r>
              <w:r w:rsidDel="00320042">
                <w:rPr>
                  <w:rFonts w:eastAsiaTheme="minorEastAsia"/>
                  <w:noProof/>
                </w:rPr>
                <w:tab/>
              </w:r>
              <w:r w:rsidRPr="00320042" w:rsidDel="00320042">
                <w:rPr>
                  <w:rStyle w:val="Hyperlink"/>
                  <w:noProof/>
                </w:rPr>
                <w:delText>Deploy and Run on Docker:</w:delText>
              </w:r>
              <w:r w:rsidDel="00320042">
                <w:rPr>
                  <w:noProof/>
                  <w:webHidden/>
                </w:rPr>
                <w:tab/>
                <w:delText>9</w:delText>
              </w:r>
            </w:del>
          </w:ins>
        </w:p>
        <w:p w14:paraId="15F171D0" w14:textId="1B9C62E1" w:rsidR="00BF7BAF" w:rsidDel="00320042" w:rsidRDefault="00BF7BAF">
          <w:pPr>
            <w:pStyle w:val="TOC1"/>
            <w:tabs>
              <w:tab w:val="right" w:leader="dot" w:pos="9350"/>
            </w:tabs>
            <w:rPr>
              <w:ins w:id="172" w:author="Harish Kumar" w:date="2020-07-14T18:33:00Z"/>
              <w:del w:id="173" w:author="Sudhanshu Satyam" w:date="2020-08-31T19:55:00Z"/>
              <w:rFonts w:eastAsiaTheme="minorEastAsia"/>
              <w:noProof/>
            </w:rPr>
          </w:pPr>
          <w:ins w:id="174" w:author="Harish Kumar" w:date="2020-07-14T18:33:00Z">
            <w:del w:id="175" w:author="Sudhanshu Satyam" w:date="2020-08-31T19:55:00Z">
              <w:r w:rsidRPr="00320042" w:rsidDel="00320042">
                <w:rPr>
                  <w:rStyle w:val="Hyperlink"/>
                  <w:noProof/>
                </w:rPr>
                <w:delText>Test the webservices:</w:delText>
              </w:r>
              <w:r w:rsidDel="00320042">
                <w:rPr>
                  <w:noProof/>
                  <w:webHidden/>
                </w:rPr>
                <w:tab/>
                <w:delText>10</w:delText>
              </w:r>
            </w:del>
          </w:ins>
        </w:p>
        <w:p w14:paraId="6AA7F720" w14:textId="493BF66A" w:rsidR="00BF7BAF" w:rsidDel="00320042" w:rsidRDefault="00BF7BAF">
          <w:pPr>
            <w:pStyle w:val="TOC2"/>
            <w:tabs>
              <w:tab w:val="left" w:pos="660"/>
              <w:tab w:val="right" w:leader="dot" w:pos="9350"/>
            </w:tabs>
            <w:rPr>
              <w:ins w:id="176" w:author="Harish Kumar" w:date="2020-07-14T18:33:00Z"/>
              <w:del w:id="177" w:author="Sudhanshu Satyam" w:date="2020-08-31T19:55:00Z"/>
              <w:rFonts w:eastAsiaTheme="minorEastAsia"/>
              <w:noProof/>
            </w:rPr>
          </w:pPr>
          <w:ins w:id="178" w:author="Harish Kumar" w:date="2020-07-14T18:33:00Z">
            <w:del w:id="179" w:author="Sudhanshu Satyam" w:date="2020-08-31T19:55:00Z">
              <w:r w:rsidRPr="00320042" w:rsidDel="00320042">
                <w:rPr>
                  <w:rStyle w:val="Hyperlink"/>
                  <w:noProof/>
                </w:rPr>
                <w:delText>1.</w:delText>
              </w:r>
              <w:r w:rsidDel="00320042">
                <w:rPr>
                  <w:rFonts w:eastAsiaTheme="minorEastAsia"/>
                  <w:noProof/>
                </w:rPr>
                <w:tab/>
              </w:r>
              <w:r w:rsidRPr="00320042" w:rsidDel="00320042">
                <w:rPr>
                  <w:rStyle w:val="Hyperlink"/>
                  <w:noProof/>
                </w:rPr>
                <w:delText>Sign-up Webservice:</w:delText>
              </w:r>
              <w:r w:rsidDel="00320042">
                <w:rPr>
                  <w:noProof/>
                  <w:webHidden/>
                </w:rPr>
                <w:tab/>
                <w:delText>10</w:delText>
              </w:r>
            </w:del>
          </w:ins>
        </w:p>
        <w:p w14:paraId="48C07A2A" w14:textId="33987474" w:rsidR="00BF7BAF" w:rsidDel="00320042" w:rsidRDefault="00BF7BAF">
          <w:pPr>
            <w:pStyle w:val="TOC2"/>
            <w:tabs>
              <w:tab w:val="left" w:pos="660"/>
              <w:tab w:val="right" w:leader="dot" w:pos="9350"/>
            </w:tabs>
            <w:rPr>
              <w:ins w:id="180" w:author="Harish Kumar" w:date="2020-07-14T18:33:00Z"/>
              <w:del w:id="181" w:author="Sudhanshu Satyam" w:date="2020-08-31T19:55:00Z"/>
              <w:rFonts w:eastAsiaTheme="minorEastAsia"/>
              <w:noProof/>
            </w:rPr>
          </w:pPr>
          <w:ins w:id="182" w:author="Harish Kumar" w:date="2020-07-14T18:33:00Z">
            <w:del w:id="183" w:author="Sudhanshu Satyam" w:date="2020-08-31T19:55:00Z">
              <w:r w:rsidRPr="00320042" w:rsidDel="00320042">
                <w:rPr>
                  <w:rStyle w:val="Hyperlink"/>
                  <w:noProof/>
                </w:rPr>
                <w:delText>2.</w:delText>
              </w:r>
              <w:r w:rsidDel="00320042">
                <w:rPr>
                  <w:rFonts w:eastAsiaTheme="minorEastAsia"/>
                  <w:noProof/>
                </w:rPr>
                <w:tab/>
              </w:r>
              <w:r w:rsidRPr="00320042" w:rsidDel="00320042">
                <w:rPr>
                  <w:rStyle w:val="Hyperlink"/>
                  <w:noProof/>
                </w:rPr>
                <w:delText>Login Webservice:</w:delText>
              </w:r>
              <w:r w:rsidDel="00320042">
                <w:rPr>
                  <w:noProof/>
                  <w:webHidden/>
                </w:rPr>
                <w:tab/>
                <w:delText>12</w:delText>
              </w:r>
            </w:del>
          </w:ins>
        </w:p>
        <w:p w14:paraId="1B1B7A8C" w14:textId="34860C35" w:rsidR="00BF7BAF" w:rsidDel="00320042" w:rsidRDefault="00BF7BAF">
          <w:pPr>
            <w:pStyle w:val="TOC2"/>
            <w:tabs>
              <w:tab w:val="left" w:pos="660"/>
              <w:tab w:val="right" w:leader="dot" w:pos="9350"/>
            </w:tabs>
            <w:rPr>
              <w:ins w:id="184" w:author="Harish Kumar" w:date="2020-07-14T18:33:00Z"/>
              <w:del w:id="185" w:author="Sudhanshu Satyam" w:date="2020-08-31T19:55:00Z"/>
              <w:rFonts w:eastAsiaTheme="minorEastAsia"/>
              <w:noProof/>
            </w:rPr>
          </w:pPr>
          <w:ins w:id="186" w:author="Harish Kumar" w:date="2020-07-14T18:33:00Z">
            <w:del w:id="187" w:author="Sudhanshu Satyam" w:date="2020-08-31T19:55:00Z">
              <w:r w:rsidRPr="00320042" w:rsidDel="00320042">
                <w:rPr>
                  <w:rStyle w:val="Hyperlink"/>
                  <w:noProof/>
                </w:rPr>
                <w:delText>3.</w:delText>
              </w:r>
              <w:r w:rsidDel="00320042">
                <w:rPr>
                  <w:rFonts w:eastAsiaTheme="minorEastAsia"/>
                  <w:noProof/>
                </w:rPr>
                <w:tab/>
              </w:r>
              <w:r w:rsidRPr="00320042" w:rsidDel="00320042">
                <w:rPr>
                  <w:rStyle w:val="Hyperlink"/>
                  <w:noProof/>
                </w:rPr>
                <w:delText>Get User Details:</w:delText>
              </w:r>
              <w:r w:rsidDel="00320042">
                <w:rPr>
                  <w:noProof/>
                  <w:webHidden/>
                </w:rPr>
                <w:tab/>
                <w:delText>12</w:delText>
              </w:r>
            </w:del>
          </w:ins>
        </w:p>
        <w:p w14:paraId="083905CF" w14:textId="4524B85D" w:rsidR="00BF7BAF" w:rsidDel="00320042" w:rsidRDefault="00BF7BAF">
          <w:pPr>
            <w:pStyle w:val="TOC2"/>
            <w:tabs>
              <w:tab w:val="left" w:pos="660"/>
              <w:tab w:val="right" w:leader="dot" w:pos="9350"/>
            </w:tabs>
            <w:rPr>
              <w:ins w:id="188" w:author="Harish Kumar" w:date="2020-07-14T18:33:00Z"/>
              <w:del w:id="189" w:author="Sudhanshu Satyam" w:date="2020-08-31T19:55:00Z"/>
              <w:rFonts w:eastAsiaTheme="minorEastAsia"/>
              <w:noProof/>
            </w:rPr>
          </w:pPr>
          <w:ins w:id="190" w:author="Harish Kumar" w:date="2020-07-14T18:33:00Z">
            <w:del w:id="191" w:author="Sudhanshu Satyam" w:date="2020-08-31T19:55:00Z">
              <w:r w:rsidRPr="00320042" w:rsidDel="00320042">
                <w:rPr>
                  <w:rStyle w:val="Hyperlink"/>
                  <w:noProof/>
                </w:rPr>
                <w:delText>4.</w:delText>
              </w:r>
              <w:r w:rsidDel="00320042">
                <w:rPr>
                  <w:rFonts w:eastAsiaTheme="minorEastAsia"/>
                  <w:noProof/>
                </w:rPr>
                <w:tab/>
              </w:r>
              <w:r w:rsidRPr="00320042" w:rsidDel="00320042">
                <w:rPr>
                  <w:rStyle w:val="Hyperlink"/>
                  <w:noProof/>
                </w:rPr>
                <w:delText>Update User Details:</w:delText>
              </w:r>
              <w:r w:rsidDel="00320042">
                <w:rPr>
                  <w:noProof/>
                  <w:webHidden/>
                </w:rPr>
                <w:tab/>
                <w:delText>13</w:delText>
              </w:r>
            </w:del>
          </w:ins>
        </w:p>
        <w:p w14:paraId="0EA08B7A" w14:textId="22F3F5FB" w:rsidR="00BF7BAF" w:rsidDel="00320042" w:rsidRDefault="00BF7BAF">
          <w:pPr>
            <w:pStyle w:val="TOC2"/>
            <w:tabs>
              <w:tab w:val="left" w:pos="660"/>
              <w:tab w:val="right" w:leader="dot" w:pos="9350"/>
            </w:tabs>
            <w:rPr>
              <w:ins w:id="192" w:author="Harish Kumar" w:date="2020-07-14T18:33:00Z"/>
              <w:del w:id="193" w:author="Sudhanshu Satyam" w:date="2020-08-31T19:55:00Z"/>
              <w:rFonts w:eastAsiaTheme="minorEastAsia"/>
              <w:noProof/>
            </w:rPr>
          </w:pPr>
          <w:ins w:id="194" w:author="Harish Kumar" w:date="2020-07-14T18:33:00Z">
            <w:del w:id="195" w:author="Sudhanshu Satyam" w:date="2020-08-31T19:55:00Z">
              <w:r w:rsidRPr="00320042" w:rsidDel="00320042">
                <w:rPr>
                  <w:rStyle w:val="Hyperlink"/>
                  <w:rFonts w:cstheme="minorHAnsi"/>
                  <w:noProof/>
                </w:rPr>
                <w:delText>5.</w:delText>
              </w:r>
              <w:r w:rsidDel="00320042">
                <w:rPr>
                  <w:rFonts w:eastAsiaTheme="minorEastAsia"/>
                  <w:noProof/>
                </w:rPr>
                <w:tab/>
              </w:r>
              <w:r w:rsidRPr="00320042" w:rsidDel="00320042">
                <w:rPr>
                  <w:rStyle w:val="Hyperlink"/>
                  <w:noProof/>
                </w:rPr>
                <w:delText>Delete User Details</w:delText>
              </w:r>
              <w:r w:rsidRPr="00320042" w:rsidDel="00320042">
                <w:rPr>
                  <w:rStyle w:val="Hyperlink"/>
                  <w:rFonts w:cstheme="minorHAnsi"/>
                  <w:b/>
                  <w:bCs/>
                  <w:noProof/>
                </w:rPr>
                <w:delText>:</w:delText>
              </w:r>
              <w:r w:rsidDel="00320042">
                <w:rPr>
                  <w:noProof/>
                  <w:webHidden/>
                </w:rPr>
                <w:tab/>
                <w:delText>13</w:delText>
              </w:r>
            </w:del>
          </w:ins>
        </w:p>
        <w:p w14:paraId="4013806A" w14:textId="654E047E" w:rsidR="00BF7BAF" w:rsidDel="00320042" w:rsidRDefault="00BF7BAF">
          <w:pPr>
            <w:pStyle w:val="TOC2"/>
            <w:tabs>
              <w:tab w:val="left" w:pos="660"/>
              <w:tab w:val="right" w:leader="dot" w:pos="9350"/>
            </w:tabs>
            <w:rPr>
              <w:ins w:id="196" w:author="Harish Kumar" w:date="2020-07-14T18:33:00Z"/>
              <w:del w:id="197" w:author="Sudhanshu Satyam" w:date="2020-08-31T19:55:00Z"/>
              <w:rFonts w:eastAsiaTheme="minorEastAsia"/>
              <w:noProof/>
            </w:rPr>
          </w:pPr>
          <w:ins w:id="198" w:author="Harish Kumar" w:date="2020-07-14T18:33:00Z">
            <w:del w:id="199" w:author="Sudhanshu Satyam" w:date="2020-08-31T19:55:00Z">
              <w:r w:rsidRPr="00320042" w:rsidDel="00320042">
                <w:rPr>
                  <w:rStyle w:val="Hyperlink"/>
                  <w:rFonts w:cstheme="minorHAnsi"/>
                  <w:noProof/>
                </w:rPr>
                <w:delText>6.</w:delText>
              </w:r>
              <w:r w:rsidDel="00320042">
                <w:rPr>
                  <w:rFonts w:eastAsiaTheme="minorEastAsia"/>
                  <w:noProof/>
                </w:rPr>
                <w:tab/>
              </w:r>
              <w:r w:rsidRPr="00320042" w:rsidDel="00320042">
                <w:rPr>
                  <w:rStyle w:val="Hyperlink"/>
                  <w:noProof/>
                </w:rPr>
                <w:delText>Get any one User Details</w:delText>
              </w:r>
              <w:r w:rsidRPr="00320042" w:rsidDel="00320042">
                <w:rPr>
                  <w:rStyle w:val="Hyperlink"/>
                  <w:rFonts w:cstheme="minorHAnsi"/>
                  <w:b/>
                  <w:bCs/>
                  <w:noProof/>
                </w:rPr>
                <w:delText>:</w:delText>
              </w:r>
              <w:r w:rsidDel="00320042">
                <w:rPr>
                  <w:noProof/>
                  <w:webHidden/>
                </w:rPr>
                <w:tab/>
                <w:delText>14</w:delText>
              </w:r>
            </w:del>
          </w:ins>
        </w:p>
        <w:p w14:paraId="47324C15" w14:textId="2C2762E3" w:rsidR="00BF7BAF" w:rsidDel="00320042" w:rsidRDefault="00BF7BAF">
          <w:pPr>
            <w:pStyle w:val="TOC2"/>
            <w:tabs>
              <w:tab w:val="left" w:pos="660"/>
              <w:tab w:val="right" w:leader="dot" w:pos="9350"/>
            </w:tabs>
            <w:rPr>
              <w:ins w:id="200" w:author="Harish Kumar" w:date="2020-07-14T18:33:00Z"/>
              <w:del w:id="201" w:author="Sudhanshu Satyam" w:date="2020-08-31T19:55:00Z"/>
              <w:rFonts w:eastAsiaTheme="minorEastAsia"/>
              <w:noProof/>
            </w:rPr>
          </w:pPr>
          <w:ins w:id="202" w:author="Harish Kumar" w:date="2020-07-14T18:33:00Z">
            <w:del w:id="203" w:author="Sudhanshu Satyam" w:date="2020-08-31T19:55:00Z">
              <w:r w:rsidRPr="00320042" w:rsidDel="00320042">
                <w:rPr>
                  <w:rStyle w:val="Hyperlink"/>
                  <w:noProof/>
                </w:rPr>
                <w:delText>7.</w:delText>
              </w:r>
              <w:r w:rsidDel="00320042">
                <w:rPr>
                  <w:rFonts w:eastAsiaTheme="minorEastAsia"/>
                  <w:noProof/>
                </w:rPr>
                <w:tab/>
              </w:r>
              <w:r w:rsidRPr="00320042" w:rsidDel="00320042">
                <w:rPr>
                  <w:rStyle w:val="Hyperlink"/>
                  <w:noProof/>
                </w:rPr>
                <w:delText>Failure Case:</w:delText>
              </w:r>
              <w:r w:rsidDel="00320042">
                <w:rPr>
                  <w:noProof/>
                  <w:webHidden/>
                </w:rPr>
                <w:tab/>
                <w:delText>14</w:delText>
              </w:r>
            </w:del>
          </w:ins>
        </w:p>
        <w:p w14:paraId="5D02C444" w14:textId="2341143E" w:rsidR="00DD0D75" w:rsidDel="00320042" w:rsidRDefault="00DD0D75">
          <w:pPr>
            <w:pStyle w:val="TOC1"/>
            <w:tabs>
              <w:tab w:val="right" w:leader="dot" w:pos="9350"/>
            </w:tabs>
            <w:rPr>
              <w:del w:id="204" w:author="Sudhanshu Satyam" w:date="2020-08-31T19:55:00Z"/>
              <w:rFonts w:eastAsiaTheme="minorEastAsia"/>
              <w:noProof/>
            </w:rPr>
          </w:pPr>
          <w:del w:id="205" w:author="Sudhanshu Satyam" w:date="2020-08-31T19:55:00Z">
            <w:r w:rsidRPr="00BF7BAF" w:rsidDel="00320042">
              <w:rPr>
                <w:noProof/>
                <w:rPrChange w:id="206" w:author="Harish Kumar" w:date="2020-07-14T18:33:00Z">
                  <w:rPr>
                    <w:rStyle w:val="Hyperlink"/>
                    <w:noProof/>
                  </w:rPr>
                </w:rPrChange>
              </w:rPr>
              <w:delText>Introduction</w:delText>
            </w:r>
            <w:r w:rsidDel="00320042">
              <w:rPr>
                <w:noProof/>
                <w:webHidden/>
              </w:rPr>
              <w:tab/>
              <w:delText>3</w:delText>
            </w:r>
          </w:del>
        </w:p>
        <w:p w14:paraId="4E304D3A" w14:textId="61C6935F" w:rsidR="00DD0D75" w:rsidDel="00320042" w:rsidRDefault="00DD0D75">
          <w:pPr>
            <w:pStyle w:val="TOC1"/>
            <w:tabs>
              <w:tab w:val="right" w:leader="dot" w:pos="9350"/>
            </w:tabs>
            <w:rPr>
              <w:del w:id="207" w:author="Sudhanshu Satyam" w:date="2020-08-31T19:55:00Z"/>
              <w:rFonts w:eastAsiaTheme="minorEastAsia"/>
              <w:noProof/>
            </w:rPr>
          </w:pPr>
          <w:del w:id="208" w:author="Sudhanshu Satyam" w:date="2020-08-31T19:55:00Z">
            <w:r w:rsidRPr="00BF7BAF" w:rsidDel="00320042">
              <w:rPr>
                <w:noProof/>
                <w:rPrChange w:id="209" w:author="Harish Kumar" w:date="2020-07-14T18:33:00Z">
                  <w:rPr>
                    <w:rStyle w:val="Hyperlink"/>
                    <w:noProof/>
                  </w:rPr>
                </w:rPrChange>
              </w:rPr>
              <w:delText>Revision History</w:delText>
            </w:r>
            <w:r w:rsidDel="00320042">
              <w:rPr>
                <w:noProof/>
                <w:webHidden/>
              </w:rPr>
              <w:tab/>
              <w:delText>3</w:delText>
            </w:r>
          </w:del>
        </w:p>
        <w:p w14:paraId="2E0F92D2" w14:textId="5C09F3DB" w:rsidR="00DD0D75" w:rsidDel="00320042" w:rsidRDefault="00DD0D75">
          <w:pPr>
            <w:pStyle w:val="TOC1"/>
            <w:tabs>
              <w:tab w:val="right" w:leader="dot" w:pos="9350"/>
            </w:tabs>
            <w:rPr>
              <w:del w:id="210" w:author="Sudhanshu Satyam" w:date="2020-08-31T19:55:00Z"/>
              <w:rFonts w:eastAsiaTheme="minorEastAsia"/>
              <w:noProof/>
            </w:rPr>
          </w:pPr>
          <w:del w:id="211" w:author="Sudhanshu Satyam" w:date="2020-08-31T19:55:00Z">
            <w:r w:rsidRPr="00BF7BAF" w:rsidDel="00320042">
              <w:rPr>
                <w:noProof/>
                <w:rPrChange w:id="212" w:author="Harish Kumar" w:date="2020-07-14T18:33:00Z">
                  <w:rPr>
                    <w:rStyle w:val="Hyperlink"/>
                    <w:noProof/>
                  </w:rPr>
                </w:rPrChange>
              </w:rPr>
              <w:delText>Prerequisites:</w:delText>
            </w:r>
            <w:r w:rsidDel="00320042">
              <w:rPr>
                <w:noProof/>
                <w:webHidden/>
              </w:rPr>
              <w:tab/>
              <w:delText>3</w:delText>
            </w:r>
          </w:del>
        </w:p>
        <w:p w14:paraId="26805995" w14:textId="61CFAC5F" w:rsidR="00DD0D75" w:rsidDel="00320042" w:rsidRDefault="00DD0D75">
          <w:pPr>
            <w:pStyle w:val="TOC1"/>
            <w:tabs>
              <w:tab w:val="right" w:leader="dot" w:pos="9350"/>
            </w:tabs>
            <w:rPr>
              <w:del w:id="213" w:author="Sudhanshu Satyam" w:date="2020-08-31T19:55:00Z"/>
              <w:rFonts w:eastAsiaTheme="minorEastAsia"/>
              <w:noProof/>
            </w:rPr>
          </w:pPr>
          <w:del w:id="214" w:author="Sudhanshu Satyam" w:date="2020-08-31T19:55:00Z">
            <w:r w:rsidRPr="00BF7BAF" w:rsidDel="00320042">
              <w:rPr>
                <w:noProof/>
                <w:rPrChange w:id="215" w:author="Harish Kumar" w:date="2020-07-14T18:33:00Z">
                  <w:rPr>
                    <w:rStyle w:val="Hyperlink"/>
                    <w:noProof/>
                  </w:rPr>
                </w:rPrChange>
              </w:rPr>
              <w:delText>Steps to Create Project:</w:delText>
            </w:r>
            <w:r w:rsidDel="00320042">
              <w:rPr>
                <w:noProof/>
                <w:webHidden/>
              </w:rPr>
              <w:tab/>
              <w:delText>3</w:delText>
            </w:r>
          </w:del>
        </w:p>
        <w:p w14:paraId="24F9740F" w14:textId="0A997091" w:rsidR="00DD0D75" w:rsidDel="00320042" w:rsidRDefault="00DD0D75">
          <w:pPr>
            <w:pStyle w:val="TOC2"/>
            <w:tabs>
              <w:tab w:val="left" w:pos="660"/>
              <w:tab w:val="right" w:leader="dot" w:pos="9350"/>
            </w:tabs>
            <w:rPr>
              <w:del w:id="216" w:author="Sudhanshu Satyam" w:date="2020-08-31T19:55:00Z"/>
              <w:rFonts w:eastAsiaTheme="minorEastAsia"/>
              <w:noProof/>
            </w:rPr>
          </w:pPr>
          <w:del w:id="217" w:author="Sudhanshu Satyam" w:date="2020-08-31T19:55:00Z">
            <w:r w:rsidRPr="00BF7BAF" w:rsidDel="00320042">
              <w:rPr>
                <w:noProof/>
                <w:rPrChange w:id="218" w:author="Harish Kumar" w:date="2020-07-14T18:33:00Z">
                  <w:rPr>
                    <w:rStyle w:val="Hyperlink"/>
                    <w:noProof/>
                  </w:rPr>
                </w:rPrChange>
              </w:rPr>
              <w:delText>1.</w:delText>
            </w:r>
            <w:r w:rsidDel="00320042">
              <w:rPr>
                <w:rFonts w:eastAsiaTheme="minorEastAsia"/>
                <w:noProof/>
              </w:rPr>
              <w:tab/>
            </w:r>
            <w:r w:rsidRPr="00BF7BAF" w:rsidDel="00320042">
              <w:rPr>
                <w:noProof/>
                <w:rPrChange w:id="219" w:author="Harish Kumar" w:date="2020-07-14T18:33:00Z">
                  <w:rPr>
                    <w:rStyle w:val="Hyperlink"/>
                    <w:noProof/>
                  </w:rPr>
                </w:rPrChange>
              </w:rPr>
              <w:delText>Create a Maven Web Project</w:delText>
            </w:r>
            <w:r w:rsidDel="00320042">
              <w:rPr>
                <w:noProof/>
                <w:webHidden/>
              </w:rPr>
              <w:tab/>
              <w:delText>3</w:delText>
            </w:r>
          </w:del>
        </w:p>
        <w:p w14:paraId="10E62F81" w14:textId="25D607D0" w:rsidR="00DD0D75" w:rsidDel="00320042" w:rsidRDefault="00DD0D75">
          <w:pPr>
            <w:pStyle w:val="TOC2"/>
            <w:tabs>
              <w:tab w:val="left" w:pos="660"/>
              <w:tab w:val="right" w:leader="dot" w:pos="9350"/>
            </w:tabs>
            <w:rPr>
              <w:del w:id="220" w:author="Sudhanshu Satyam" w:date="2020-08-31T19:55:00Z"/>
              <w:rFonts w:eastAsiaTheme="minorEastAsia"/>
              <w:noProof/>
            </w:rPr>
          </w:pPr>
          <w:del w:id="221" w:author="Sudhanshu Satyam" w:date="2020-08-31T19:55:00Z">
            <w:r w:rsidRPr="00BF7BAF" w:rsidDel="00320042">
              <w:rPr>
                <w:noProof/>
                <w:rPrChange w:id="222" w:author="Harish Kumar" w:date="2020-07-14T18:33:00Z">
                  <w:rPr>
                    <w:rStyle w:val="Hyperlink"/>
                    <w:rFonts w:cstheme="minorHAnsi"/>
                    <w:noProof/>
                  </w:rPr>
                </w:rPrChange>
              </w:rPr>
              <w:delText>2.</w:delText>
            </w:r>
            <w:r w:rsidDel="00320042">
              <w:rPr>
                <w:rFonts w:eastAsiaTheme="minorEastAsia"/>
                <w:noProof/>
              </w:rPr>
              <w:tab/>
            </w:r>
            <w:r w:rsidRPr="00BF7BAF" w:rsidDel="00320042">
              <w:rPr>
                <w:noProof/>
                <w:rPrChange w:id="223" w:author="Harish Kumar" w:date="2020-07-14T18:33:00Z">
                  <w:rPr>
                    <w:rStyle w:val="Hyperlink"/>
                    <w:noProof/>
                  </w:rPr>
                </w:rPrChange>
              </w:rPr>
              <w:delText>Create Default Package and Class</w:delText>
            </w:r>
            <w:r w:rsidDel="00320042">
              <w:rPr>
                <w:noProof/>
                <w:webHidden/>
              </w:rPr>
              <w:tab/>
              <w:delText>5</w:delText>
            </w:r>
          </w:del>
        </w:p>
        <w:p w14:paraId="69B92959" w14:textId="3F169BD7" w:rsidR="00DD0D75" w:rsidDel="00320042" w:rsidRDefault="00DD0D75">
          <w:pPr>
            <w:pStyle w:val="TOC2"/>
            <w:tabs>
              <w:tab w:val="left" w:pos="660"/>
              <w:tab w:val="right" w:leader="dot" w:pos="9350"/>
            </w:tabs>
            <w:rPr>
              <w:del w:id="224" w:author="Sudhanshu Satyam" w:date="2020-08-31T19:55:00Z"/>
              <w:rFonts w:eastAsiaTheme="minorEastAsia"/>
              <w:noProof/>
            </w:rPr>
          </w:pPr>
          <w:del w:id="225" w:author="Sudhanshu Satyam" w:date="2020-08-31T19:55:00Z">
            <w:r w:rsidRPr="00BF7BAF" w:rsidDel="00320042">
              <w:rPr>
                <w:noProof/>
                <w:rPrChange w:id="226" w:author="Harish Kumar" w:date="2020-07-14T18:33:00Z">
                  <w:rPr>
                    <w:rStyle w:val="Hyperlink"/>
                    <w:noProof/>
                  </w:rPr>
                </w:rPrChange>
              </w:rPr>
              <w:delText>3.</w:delText>
            </w:r>
            <w:r w:rsidDel="00320042">
              <w:rPr>
                <w:rFonts w:eastAsiaTheme="minorEastAsia"/>
                <w:noProof/>
              </w:rPr>
              <w:tab/>
            </w:r>
            <w:r w:rsidRPr="00BF7BAF" w:rsidDel="00320042">
              <w:rPr>
                <w:noProof/>
                <w:rPrChange w:id="227" w:author="Harish Kumar" w:date="2020-07-14T18:33:00Z">
                  <w:rPr>
                    <w:rStyle w:val="Hyperlink"/>
                    <w:noProof/>
                  </w:rPr>
                </w:rPrChange>
              </w:rPr>
              <w:delText>Dependency (Pom.xml) files:</w:delText>
            </w:r>
            <w:r w:rsidDel="00320042">
              <w:rPr>
                <w:noProof/>
                <w:webHidden/>
              </w:rPr>
              <w:tab/>
              <w:delText>6</w:delText>
            </w:r>
          </w:del>
        </w:p>
        <w:p w14:paraId="7F743217" w14:textId="184D1369" w:rsidR="00DD0D75" w:rsidDel="00320042" w:rsidRDefault="00DD0D75">
          <w:pPr>
            <w:pStyle w:val="TOC2"/>
            <w:tabs>
              <w:tab w:val="left" w:pos="660"/>
              <w:tab w:val="right" w:leader="dot" w:pos="9350"/>
            </w:tabs>
            <w:rPr>
              <w:del w:id="228" w:author="Sudhanshu Satyam" w:date="2020-08-31T19:55:00Z"/>
              <w:rFonts w:eastAsiaTheme="minorEastAsia"/>
              <w:noProof/>
            </w:rPr>
          </w:pPr>
          <w:del w:id="229" w:author="Sudhanshu Satyam" w:date="2020-08-31T19:55:00Z">
            <w:r w:rsidRPr="00BF7BAF" w:rsidDel="00320042">
              <w:rPr>
                <w:noProof/>
                <w:rPrChange w:id="230" w:author="Harish Kumar" w:date="2020-07-14T18:33:00Z">
                  <w:rPr>
                    <w:rStyle w:val="Hyperlink"/>
                    <w:noProof/>
                  </w:rPr>
                </w:rPrChange>
              </w:rPr>
              <w:delText>4.</w:delText>
            </w:r>
            <w:r w:rsidDel="00320042">
              <w:rPr>
                <w:rFonts w:eastAsiaTheme="minorEastAsia"/>
                <w:noProof/>
              </w:rPr>
              <w:tab/>
            </w:r>
            <w:r w:rsidRPr="00BF7BAF" w:rsidDel="00320042">
              <w:rPr>
                <w:noProof/>
                <w:rPrChange w:id="231" w:author="Harish Kumar" w:date="2020-07-14T18:33:00Z">
                  <w:rPr>
                    <w:rStyle w:val="Hyperlink"/>
                    <w:noProof/>
                  </w:rPr>
                </w:rPrChange>
              </w:rPr>
              <w:delText>Implement Rest Resources</w:delText>
            </w:r>
            <w:r w:rsidDel="00320042">
              <w:rPr>
                <w:noProof/>
                <w:webHidden/>
              </w:rPr>
              <w:tab/>
              <w:delText>6</w:delText>
            </w:r>
          </w:del>
        </w:p>
        <w:p w14:paraId="27B298BD" w14:textId="65B95E95" w:rsidR="00DD0D75" w:rsidDel="00320042" w:rsidRDefault="00DD0D75">
          <w:pPr>
            <w:pStyle w:val="TOC2"/>
            <w:tabs>
              <w:tab w:val="left" w:pos="660"/>
              <w:tab w:val="right" w:leader="dot" w:pos="9350"/>
            </w:tabs>
            <w:rPr>
              <w:del w:id="232" w:author="Sudhanshu Satyam" w:date="2020-08-31T19:55:00Z"/>
              <w:rFonts w:eastAsiaTheme="minorEastAsia"/>
              <w:noProof/>
            </w:rPr>
          </w:pPr>
          <w:del w:id="233" w:author="Sudhanshu Satyam" w:date="2020-08-31T19:55:00Z">
            <w:r w:rsidRPr="00BF7BAF" w:rsidDel="00320042">
              <w:rPr>
                <w:noProof/>
                <w:rPrChange w:id="234" w:author="Harish Kumar" w:date="2020-07-14T18:33:00Z">
                  <w:rPr>
                    <w:rStyle w:val="Hyperlink"/>
                    <w:rFonts w:cstheme="minorHAnsi"/>
                    <w:noProof/>
                  </w:rPr>
                </w:rPrChange>
              </w:rPr>
              <w:delText>5.</w:delText>
            </w:r>
            <w:r w:rsidDel="00320042">
              <w:rPr>
                <w:rFonts w:eastAsiaTheme="minorEastAsia"/>
                <w:noProof/>
              </w:rPr>
              <w:tab/>
            </w:r>
            <w:r w:rsidRPr="00BF7BAF" w:rsidDel="00320042">
              <w:rPr>
                <w:noProof/>
                <w:rPrChange w:id="235" w:author="Harish Kumar" w:date="2020-07-14T18:33:00Z">
                  <w:rPr>
                    <w:rStyle w:val="Hyperlink"/>
                    <w:noProof/>
                  </w:rPr>
                </w:rPrChange>
              </w:rPr>
              <w:delText>Change Port Number</w:delText>
            </w:r>
            <w:r w:rsidDel="00320042">
              <w:rPr>
                <w:noProof/>
                <w:webHidden/>
              </w:rPr>
              <w:tab/>
              <w:delText>8</w:delText>
            </w:r>
          </w:del>
        </w:p>
        <w:p w14:paraId="099A5238" w14:textId="305BF0C6" w:rsidR="00DD0D75" w:rsidDel="00320042" w:rsidRDefault="00DD0D75">
          <w:pPr>
            <w:pStyle w:val="TOC1"/>
            <w:tabs>
              <w:tab w:val="right" w:leader="dot" w:pos="9350"/>
            </w:tabs>
            <w:rPr>
              <w:del w:id="236" w:author="Sudhanshu Satyam" w:date="2020-08-31T19:55:00Z"/>
              <w:rFonts w:eastAsiaTheme="minorEastAsia"/>
              <w:noProof/>
            </w:rPr>
          </w:pPr>
          <w:del w:id="237" w:author="Sudhanshu Satyam" w:date="2020-08-31T19:55:00Z">
            <w:r w:rsidRPr="00BF7BAF" w:rsidDel="00320042">
              <w:rPr>
                <w:noProof/>
                <w:rPrChange w:id="238" w:author="Harish Kumar" w:date="2020-07-14T18:33:00Z">
                  <w:rPr>
                    <w:rStyle w:val="Hyperlink"/>
                    <w:noProof/>
                  </w:rPr>
                </w:rPrChange>
              </w:rPr>
              <w:delText>Deploy the webservices</w:delText>
            </w:r>
            <w:r w:rsidRPr="00BF7BAF" w:rsidDel="00320042">
              <w:rPr>
                <w:noProof/>
                <w:rPrChange w:id="239" w:author="Harish Kumar" w:date="2020-07-14T18:33:00Z">
                  <w:rPr>
                    <w:rStyle w:val="Hyperlink"/>
                    <w:rFonts w:cstheme="minorHAnsi"/>
                    <w:b/>
                    <w:bCs/>
                    <w:noProof/>
                  </w:rPr>
                </w:rPrChange>
              </w:rPr>
              <w:delText>:</w:delText>
            </w:r>
            <w:r w:rsidDel="00320042">
              <w:rPr>
                <w:noProof/>
                <w:webHidden/>
              </w:rPr>
              <w:tab/>
              <w:delText>9</w:delText>
            </w:r>
          </w:del>
        </w:p>
        <w:p w14:paraId="0050F3BB" w14:textId="72D6358E" w:rsidR="00DD0D75" w:rsidDel="00320042" w:rsidRDefault="00DD0D75">
          <w:pPr>
            <w:pStyle w:val="TOC2"/>
            <w:tabs>
              <w:tab w:val="left" w:pos="660"/>
              <w:tab w:val="right" w:leader="dot" w:pos="9350"/>
            </w:tabs>
            <w:rPr>
              <w:del w:id="240" w:author="Sudhanshu Satyam" w:date="2020-08-31T19:55:00Z"/>
              <w:rFonts w:eastAsiaTheme="minorEastAsia"/>
              <w:noProof/>
            </w:rPr>
          </w:pPr>
          <w:del w:id="241" w:author="Sudhanshu Satyam" w:date="2020-08-31T19:55:00Z">
            <w:r w:rsidRPr="00BF7BAF" w:rsidDel="00320042">
              <w:rPr>
                <w:noProof/>
                <w:rPrChange w:id="242" w:author="Harish Kumar" w:date="2020-07-14T18:33:00Z">
                  <w:rPr>
                    <w:rStyle w:val="Hyperlink"/>
                    <w:noProof/>
                  </w:rPr>
                </w:rPrChange>
              </w:rPr>
              <w:delText>1.</w:delText>
            </w:r>
            <w:r w:rsidDel="00320042">
              <w:rPr>
                <w:rFonts w:eastAsiaTheme="minorEastAsia"/>
                <w:noProof/>
              </w:rPr>
              <w:tab/>
            </w:r>
            <w:r w:rsidRPr="00BF7BAF" w:rsidDel="00320042">
              <w:rPr>
                <w:noProof/>
                <w:rPrChange w:id="243" w:author="Harish Kumar" w:date="2020-07-14T18:33:00Z">
                  <w:rPr>
                    <w:rStyle w:val="Hyperlink"/>
                    <w:noProof/>
                  </w:rPr>
                </w:rPrChange>
              </w:rPr>
              <w:delText>Run as Spring Boot Application:</w:delText>
            </w:r>
            <w:r w:rsidDel="00320042">
              <w:rPr>
                <w:noProof/>
                <w:webHidden/>
              </w:rPr>
              <w:tab/>
              <w:delText>9</w:delText>
            </w:r>
          </w:del>
        </w:p>
        <w:p w14:paraId="3CA3080D" w14:textId="3D842D76" w:rsidR="00DD0D75" w:rsidDel="00320042" w:rsidRDefault="00DD0D75">
          <w:pPr>
            <w:pStyle w:val="TOC2"/>
            <w:tabs>
              <w:tab w:val="left" w:pos="660"/>
              <w:tab w:val="right" w:leader="dot" w:pos="9350"/>
            </w:tabs>
            <w:rPr>
              <w:del w:id="244" w:author="Sudhanshu Satyam" w:date="2020-08-31T19:55:00Z"/>
              <w:rFonts w:eastAsiaTheme="minorEastAsia"/>
              <w:noProof/>
            </w:rPr>
          </w:pPr>
          <w:del w:id="245" w:author="Sudhanshu Satyam" w:date="2020-08-31T19:55:00Z">
            <w:r w:rsidRPr="00BF7BAF" w:rsidDel="00320042">
              <w:rPr>
                <w:noProof/>
                <w:rPrChange w:id="246" w:author="Harish Kumar" w:date="2020-07-14T18:33:00Z">
                  <w:rPr>
                    <w:rStyle w:val="Hyperlink"/>
                    <w:rFonts w:cstheme="minorHAnsi"/>
                    <w:noProof/>
                  </w:rPr>
                </w:rPrChange>
              </w:rPr>
              <w:delText>2.</w:delText>
            </w:r>
            <w:r w:rsidDel="00320042">
              <w:rPr>
                <w:rFonts w:eastAsiaTheme="minorEastAsia"/>
                <w:noProof/>
              </w:rPr>
              <w:tab/>
            </w:r>
            <w:r w:rsidRPr="00BF7BAF" w:rsidDel="00320042">
              <w:rPr>
                <w:noProof/>
                <w:rPrChange w:id="247" w:author="Harish Kumar" w:date="2020-07-14T18:33:00Z">
                  <w:rPr>
                    <w:rStyle w:val="Hyperlink"/>
                    <w:noProof/>
                  </w:rPr>
                </w:rPrChange>
              </w:rPr>
              <w:delText>Deploy and Run on Docker:</w:delText>
            </w:r>
            <w:r w:rsidDel="00320042">
              <w:rPr>
                <w:noProof/>
                <w:webHidden/>
              </w:rPr>
              <w:tab/>
              <w:delText>9</w:delText>
            </w:r>
          </w:del>
        </w:p>
        <w:p w14:paraId="5578C0A0" w14:textId="0FEB4C60" w:rsidR="00DD0D75" w:rsidDel="00320042" w:rsidRDefault="00DD0D75">
          <w:pPr>
            <w:pStyle w:val="TOC1"/>
            <w:tabs>
              <w:tab w:val="right" w:leader="dot" w:pos="9350"/>
            </w:tabs>
            <w:rPr>
              <w:del w:id="248" w:author="Sudhanshu Satyam" w:date="2020-08-31T19:55:00Z"/>
              <w:rFonts w:eastAsiaTheme="minorEastAsia"/>
              <w:noProof/>
            </w:rPr>
          </w:pPr>
          <w:del w:id="249" w:author="Sudhanshu Satyam" w:date="2020-08-31T19:55:00Z">
            <w:r w:rsidRPr="00BF7BAF" w:rsidDel="00320042">
              <w:rPr>
                <w:noProof/>
                <w:rPrChange w:id="250" w:author="Harish Kumar" w:date="2020-07-14T18:33:00Z">
                  <w:rPr>
                    <w:rStyle w:val="Hyperlink"/>
                    <w:noProof/>
                  </w:rPr>
                </w:rPrChange>
              </w:rPr>
              <w:delText>Test the webservices:</w:delText>
            </w:r>
            <w:r w:rsidDel="00320042">
              <w:rPr>
                <w:noProof/>
                <w:webHidden/>
              </w:rPr>
              <w:tab/>
              <w:delText>10</w:delText>
            </w:r>
          </w:del>
        </w:p>
        <w:p w14:paraId="1482A38D" w14:textId="62C2E18A" w:rsidR="00DD0D75" w:rsidDel="00320042" w:rsidRDefault="00DD0D75">
          <w:pPr>
            <w:pStyle w:val="TOC2"/>
            <w:tabs>
              <w:tab w:val="left" w:pos="660"/>
              <w:tab w:val="right" w:leader="dot" w:pos="9350"/>
            </w:tabs>
            <w:rPr>
              <w:del w:id="251" w:author="Sudhanshu Satyam" w:date="2020-08-31T19:55:00Z"/>
              <w:rFonts w:eastAsiaTheme="minorEastAsia"/>
              <w:noProof/>
            </w:rPr>
          </w:pPr>
          <w:del w:id="252" w:author="Sudhanshu Satyam" w:date="2020-08-31T19:55:00Z">
            <w:r w:rsidRPr="00BF7BAF" w:rsidDel="00320042">
              <w:rPr>
                <w:noProof/>
                <w:rPrChange w:id="253" w:author="Harish Kumar" w:date="2020-07-14T18:33:00Z">
                  <w:rPr>
                    <w:rStyle w:val="Hyperlink"/>
                    <w:noProof/>
                  </w:rPr>
                </w:rPrChange>
              </w:rPr>
              <w:delText>1.</w:delText>
            </w:r>
            <w:r w:rsidDel="00320042">
              <w:rPr>
                <w:rFonts w:eastAsiaTheme="minorEastAsia"/>
                <w:noProof/>
              </w:rPr>
              <w:tab/>
            </w:r>
            <w:r w:rsidRPr="00BF7BAF" w:rsidDel="00320042">
              <w:rPr>
                <w:noProof/>
                <w:rPrChange w:id="254" w:author="Harish Kumar" w:date="2020-07-14T18:33:00Z">
                  <w:rPr>
                    <w:rStyle w:val="Hyperlink"/>
                    <w:noProof/>
                  </w:rPr>
                </w:rPrChange>
              </w:rPr>
              <w:delText>Sign-up Webservice:</w:delText>
            </w:r>
            <w:r w:rsidDel="00320042">
              <w:rPr>
                <w:noProof/>
                <w:webHidden/>
              </w:rPr>
              <w:tab/>
              <w:delText>10</w:delText>
            </w:r>
          </w:del>
        </w:p>
        <w:p w14:paraId="72C92180" w14:textId="2572657F" w:rsidR="00DD0D75" w:rsidDel="00320042" w:rsidRDefault="00DD0D75">
          <w:pPr>
            <w:pStyle w:val="TOC2"/>
            <w:tabs>
              <w:tab w:val="left" w:pos="660"/>
              <w:tab w:val="right" w:leader="dot" w:pos="9350"/>
            </w:tabs>
            <w:rPr>
              <w:del w:id="255" w:author="Sudhanshu Satyam" w:date="2020-08-31T19:55:00Z"/>
              <w:rFonts w:eastAsiaTheme="minorEastAsia"/>
              <w:noProof/>
            </w:rPr>
          </w:pPr>
          <w:del w:id="256" w:author="Sudhanshu Satyam" w:date="2020-08-31T19:55:00Z">
            <w:r w:rsidRPr="00BF7BAF" w:rsidDel="00320042">
              <w:rPr>
                <w:noProof/>
                <w:rPrChange w:id="257" w:author="Harish Kumar" w:date="2020-07-14T18:33:00Z">
                  <w:rPr>
                    <w:rStyle w:val="Hyperlink"/>
                    <w:noProof/>
                  </w:rPr>
                </w:rPrChange>
              </w:rPr>
              <w:delText>2.</w:delText>
            </w:r>
            <w:r w:rsidDel="00320042">
              <w:rPr>
                <w:rFonts w:eastAsiaTheme="minorEastAsia"/>
                <w:noProof/>
              </w:rPr>
              <w:tab/>
            </w:r>
            <w:r w:rsidRPr="00BF7BAF" w:rsidDel="00320042">
              <w:rPr>
                <w:noProof/>
                <w:rPrChange w:id="258" w:author="Harish Kumar" w:date="2020-07-14T18:33:00Z">
                  <w:rPr>
                    <w:rStyle w:val="Hyperlink"/>
                    <w:noProof/>
                  </w:rPr>
                </w:rPrChange>
              </w:rPr>
              <w:delText>Login Webservice:</w:delText>
            </w:r>
            <w:r w:rsidDel="00320042">
              <w:rPr>
                <w:noProof/>
                <w:webHidden/>
              </w:rPr>
              <w:tab/>
              <w:delText>12</w:delText>
            </w:r>
          </w:del>
        </w:p>
        <w:p w14:paraId="29171E11" w14:textId="577C4FE0" w:rsidR="00DD0D75" w:rsidDel="00320042" w:rsidRDefault="00DD0D75">
          <w:pPr>
            <w:pStyle w:val="TOC2"/>
            <w:tabs>
              <w:tab w:val="left" w:pos="660"/>
              <w:tab w:val="right" w:leader="dot" w:pos="9350"/>
            </w:tabs>
            <w:rPr>
              <w:del w:id="259" w:author="Sudhanshu Satyam" w:date="2020-08-31T19:55:00Z"/>
              <w:rFonts w:eastAsiaTheme="minorEastAsia"/>
              <w:noProof/>
            </w:rPr>
          </w:pPr>
          <w:del w:id="260" w:author="Sudhanshu Satyam" w:date="2020-08-31T19:55:00Z">
            <w:r w:rsidRPr="00BF7BAF" w:rsidDel="00320042">
              <w:rPr>
                <w:noProof/>
                <w:rPrChange w:id="261" w:author="Harish Kumar" w:date="2020-07-14T18:33:00Z">
                  <w:rPr>
                    <w:rStyle w:val="Hyperlink"/>
                    <w:noProof/>
                  </w:rPr>
                </w:rPrChange>
              </w:rPr>
              <w:delText>3.</w:delText>
            </w:r>
            <w:r w:rsidDel="00320042">
              <w:rPr>
                <w:rFonts w:eastAsiaTheme="minorEastAsia"/>
                <w:noProof/>
              </w:rPr>
              <w:tab/>
            </w:r>
            <w:r w:rsidRPr="00BF7BAF" w:rsidDel="00320042">
              <w:rPr>
                <w:noProof/>
                <w:rPrChange w:id="262" w:author="Harish Kumar" w:date="2020-07-14T18:33:00Z">
                  <w:rPr>
                    <w:rStyle w:val="Hyperlink"/>
                    <w:noProof/>
                  </w:rPr>
                </w:rPrChange>
              </w:rPr>
              <w:delText>Get User Details:</w:delText>
            </w:r>
            <w:r w:rsidDel="00320042">
              <w:rPr>
                <w:noProof/>
                <w:webHidden/>
              </w:rPr>
              <w:tab/>
              <w:delText>12</w:delText>
            </w:r>
          </w:del>
        </w:p>
        <w:p w14:paraId="76E941AC" w14:textId="35A70D77" w:rsidR="00DD0D75" w:rsidDel="00320042" w:rsidRDefault="00DD0D75">
          <w:pPr>
            <w:pStyle w:val="TOC2"/>
            <w:tabs>
              <w:tab w:val="left" w:pos="660"/>
              <w:tab w:val="right" w:leader="dot" w:pos="9350"/>
            </w:tabs>
            <w:rPr>
              <w:del w:id="263" w:author="Sudhanshu Satyam" w:date="2020-08-31T19:55:00Z"/>
              <w:rFonts w:eastAsiaTheme="minorEastAsia"/>
              <w:noProof/>
            </w:rPr>
          </w:pPr>
          <w:del w:id="264" w:author="Sudhanshu Satyam" w:date="2020-08-31T19:55:00Z">
            <w:r w:rsidRPr="00BF7BAF" w:rsidDel="00320042">
              <w:rPr>
                <w:noProof/>
                <w:rPrChange w:id="265" w:author="Harish Kumar" w:date="2020-07-14T18:33:00Z">
                  <w:rPr>
                    <w:rStyle w:val="Hyperlink"/>
                    <w:noProof/>
                  </w:rPr>
                </w:rPrChange>
              </w:rPr>
              <w:delText>4.</w:delText>
            </w:r>
            <w:r w:rsidDel="00320042">
              <w:rPr>
                <w:rFonts w:eastAsiaTheme="minorEastAsia"/>
                <w:noProof/>
              </w:rPr>
              <w:tab/>
            </w:r>
            <w:r w:rsidRPr="00BF7BAF" w:rsidDel="00320042">
              <w:rPr>
                <w:noProof/>
                <w:rPrChange w:id="266" w:author="Harish Kumar" w:date="2020-07-14T18:33:00Z">
                  <w:rPr>
                    <w:rStyle w:val="Hyperlink"/>
                    <w:noProof/>
                  </w:rPr>
                </w:rPrChange>
              </w:rPr>
              <w:delText>Update User Details:</w:delText>
            </w:r>
            <w:r w:rsidDel="00320042">
              <w:rPr>
                <w:noProof/>
                <w:webHidden/>
              </w:rPr>
              <w:tab/>
              <w:delText>13</w:delText>
            </w:r>
          </w:del>
        </w:p>
        <w:p w14:paraId="6D8958F8" w14:textId="7D2E76DF" w:rsidR="00DD0D75" w:rsidDel="00320042" w:rsidRDefault="00DD0D75">
          <w:pPr>
            <w:pStyle w:val="TOC2"/>
            <w:tabs>
              <w:tab w:val="left" w:pos="660"/>
              <w:tab w:val="right" w:leader="dot" w:pos="9350"/>
            </w:tabs>
            <w:rPr>
              <w:del w:id="267" w:author="Sudhanshu Satyam" w:date="2020-08-31T19:55:00Z"/>
              <w:rFonts w:eastAsiaTheme="minorEastAsia"/>
              <w:noProof/>
            </w:rPr>
          </w:pPr>
          <w:del w:id="268" w:author="Sudhanshu Satyam" w:date="2020-08-31T19:55:00Z">
            <w:r w:rsidRPr="00BF7BAF" w:rsidDel="00320042">
              <w:rPr>
                <w:noProof/>
                <w:rPrChange w:id="269" w:author="Harish Kumar" w:date="2020-07-14T18:33:00Z">
                  <w:rPr>
                    <w:rStyle w:val="Hyperlink"/>
                    <w:rFonts w:cstheme="minorHAnsi"/>
                    <w:noProof/>
                  </w:rPr>
                </w:rPrChange>
              </w:rPr>
              <w:delText>5.</w:delText>
            </w:r>
            <w:r w:rsidDel="00320042">
              <w:rPr>
                <w:rFonts w:eastAsiaTheme="minorEastAsia"/>
                <w:noProof/>
              </w:rPr>
              <w:tab/>
            </w:r>
            <w:r w:rsidRPr="00BF7BAF" w:rsidDel="00320042">
              <w:rPr>
                <w:noProof/>
                <w:rPrChange w:id="270" w:author="Harish Kumar" w:date="2020-07-14T18:33:00Z">
                  <w:rPr>
                    <w:rStyle w:val="Hyperlink"/>
                    <w:noProof/>
                  </w:rPr>
                </w:rPrChange>
              </w:rPr>
              <w:delText>Delete User Details</w:delText>
            </w:r>
            <w:r w:rsidRPr="00BF7BAF" w:rsidDel="00320042">
              <w:rPr>
                <w:noProof/>
                <w:rPrChange w:id="271" w:author="Harish Kumar" w:date="2020-07-14T18:33:00Z">
                  <w:rPr>
                    <w:rStyle w:val="Hyperlink"/>
                    <w:rFonts w:cstheme="minorHAnsi"/>
                    <w:b/>
                    <w:bCs/>
                    <w:noProof/>
                  </w:rPr>
                </w:rPrChange>
              </w:rPr>
              <w:delText>:</w:delText>
            </w:r>
            <w:r w:rsidDel="00320042">
              <w:rPr>
                <w:noProof/>
                <w:webHidden/>
              </w:rPr>
              <w:tab/>
              <w:delText>13</w:delText>
            </w:r>
          </w:del>
        </w:p>
        <w:p w14:paraId="49271B1A" w14:textId="2941A4ED" w:rsidR="00DD0D75" w:rsidDel="00320042" w:rsidRDefault="00DD0D75">
          <w:pPr>
            <w:pStyle w:val="TOC2"/>
            <w:tabs>
              <w:tab w:val="left" w:pos="660"/>
              <w:tab w:val="right" w:leader="dot" w:pos="9350"/>
            </w:tabs>
            <w:rPr>
              <w:del w:id="272" w:author="Sudhanshu Satyam" w:date="2020-08-31T19:55:00Z"/>
              <w:rFonts w:eastAsiaTheme="minorEastAsia"/>
              <w:noProof/>
            </w:rPr>
          </w:pPr>
          <w:del w:id="273" w:author="Sudhanshu Satyam" w:date="2020-08-31T19:55:00Z">
            <w:r w:rsidRPr="00BF7BAF" w:rsidDel="00320042">
              <w:rPr>
                <w:noProof/>
                <w:rPrChange w:id="274" w:author="Harish Kumar" w:date="2020-07-14T18:33:00Z">
                  <w:rPr>
                    <w:rStyle w:val="Hyperlink"/>
                    <w:rFonts w:cstheme="minorHAnsi"/>
                    <w:noProof/>
                  </w:rPr>
                </w:rPrChange>
              </w:rPr>
              <w:delText>6.</w:delText>
            </w:r>
            <w:r w:rsidDel="00320042">
              <w:rPr>
                <w:rFonts w:eastAsiaTheme="minorEastAsia"/>
                <w:noProof/>
              </w:rPr>
              <w:tab/>
            </w:r>
            <w:r w:rsidRPr="00BF7BAF" w:rsidDel="00320042">
              <w:rPr>
                <w:noProof/>
                <w:rPrChange w:id="275" w:author="Harish Kumar" w:date="2020-07-14T18:33:00Z">
                  <w:rPr>
                    <w:rStyle w:val="Hyperlink"/>
                    <w:noProof/>
                  </w:rPr>
                </w:rPrChange>
              </w:rPr>
              <w:delText>Get any one User Details</w:delText>
            </w:r>
            <w:r w:rsidRPr="00BF7BAF" w:rsidDel="00320042">
              <w:rPr>
                <w:noProof/>
                <w:rPrChange w:id="276" w:author="Harish Kumar" w:date="2020-07-14T18:33:00Z">
                  <w:rPr>
                    <w:rStyle w:val="Hyperlink"/>
                    <w:rFonts w:cstheme="minorHAnsi"/>
                    <w:b/>
                    <w:bCs/>
                    <w:noProof/>
                  </w:rPr>
                </w:rPrChange>
              </w:rPr>
              <w:delText>:</w:delText>
            </w:r>
            <w:r w:rsidDel="00320042">
              <w:rPr>
                <w:noProof/>
                <w:webHidden/>
              </w:rPr>
              <w:tab/>
              <w:delText>14</w:delText>
            </w:r>
          </w:del>
        </w:p>
        <w:p w14:paraId="7C479BC5" w14:textId="5FF59526" w:rsidR="00DD0D75" w:rsidDel="00320042" w:rsidRDefault="00DD0D75">
          <w:pPr>
            <w:pStyle w:val="TOC2"/>
            <w:tabs>
              <w:tab w:val="left" w:pos="660"/>
              <w:tab w:val="right" w:leader="dot" w:pos="9350"/>
            </w:tabs>
            <w:rPr>
              <w:del w:id="277" w:author="Sudhanshu Satyam" w:date="2020-08-31T19:55:00Z"/>
              <w:rFonts w:eastAsiaTheme="minorEastAsia"/>
              <w:noProof/>
            </w:rPr>
          </w:pPr>
          <w:del w:id="278" w:author="Sudhanshu Satyam" w:date="2020-08-31T19:55:00Z">
            <w:r w:rsidRPr="00BF7BAF" w:rsidDel="00320042">
              <w:rPr>
                <w:noProof/>
                <w:rPrChange w:id="279" w:author="Harish Kumar" w:date="2020-07-14T18:33:00Z">
                  <w:rPr>
                    <w:rStyle w:val="Hyperlink"/>
                    <w:noProof/>
                  </w:rPr>
                </w:rPrChange>
              </w:rPr>
              <w:delText>7.</w:delText>
            </w:r>
            <w:r w:rsidDel="00320042">
              <w:rPr>
                <w:rFonts w:eastAsiaTheme="minorEastAsia"/>
                <w:noProof/>
              </w:rPr>
              <w:tab/>
            </w:r>
            <w:r w:rsidRPr="00BF7BAF" w:rsidDel="00320042">
              <w:rPr>
                <w:noProof/>
                <w:rPrChange w:id="280" w:author="Harish Kumar" w:date="2020-07-14T18:33:00Z">
                  <w:rPr>
                    <w:rStyle w:val="Hyperlink"/>
                    <w:noProof/>
                  </w:rPr>
                </w:rPrChange>
              </w:rPr>
              <w:delText>Failure Case:</w:delText>
            </w:r>
            <w:r w:rsidDel="00320042">
              <w:rPr>
                <w:noProof/>
                <w:webHidden/>
              </w:rPr>
              <w:tab/>
              <w:delText>14</w:delText>
            </w:r>
          </w:del>
        </w:p>
        <w:p w14:paraId="54E1E19E" w14:textId="6B2A9E2B" w:rsidR="00EA2ED5" w:rsidRDefault="00EA2ED5">
          <w:r>
            <w:rPr>
              <w:b/>
              <w:bCs/>
              <w:noProof/>
            </w:rPr>
            <w:fldChar w:fldCharType="end"/>
          </w:r>
        </w:p>
      </w:sdtContent>
    </w:sdt>
    <w:p w14:paraId="20310B64" w14:textId="77777777" w:rsidR="00F377D0" w:rsidRDefault="00F377D0">
      <w:pPr>
        <w:rPr>
          <w:rFonts w:cstheme="minorHAnsi"/>
          <w:b/>
          <w:bCs/>
          <w:color w:val="000100"/>
          <w:sz w:val="52"/>
          <w:szCs w:val="52"/>
          <w:shd w:val="clear" w:color="auto" w:fill="FFFFFF"/>
        </w:rPr>
      </w:pPr>
    </w:p>
    <w:p w14:paraId="3BC121CF" w14:textId="43C68D67" w:rsidR="00F377D0" w:rsidRDefault="00F377D0">
      <w:pPr>
        <w:rPr>
          <w:rFonts w:cstheme="minorHAnsi"/>
          <w:b/>
          <w:bCs/>
          <w:color w:val="000100"/>
          <w:sz w:val="52"/>
          <w:szCs w:val="52"/>
          <w:shd w:val="clear" w:color="auto" w:fill="FFFFFF"/>
        </w:rPr>
      </w:pPr>
      <w:r>
        <w:rPr>
          <w:rFonts w:cstheme="minorHAnsi"/>
          <w:b/>
          <w:bCs/>
          <w:color w:val="000100"/>
          <w:sz w:val="52"/>
          <w:szCs w:val="52"/>
          <w:shd w:val="clear" w:color="auto" w:fill="FFFFFF"/>
        </w:rPr>
        <w:br w:type="page"/>
      </w:r>
    </w:p>
    <w:p w14:paraId="5860D3B6" w14:textId="40ABB914" w:rsidR="00F604E4" w:rsidRDefault="00F604E4" w:rsidP="00F377D0">
      <w:pPr>
        <w:rPr>
          <w:rFonts w:cstheme="minorHAnsi"/>
          <w:sz w:val="24"/>
          <w:szCs w:val="24"/>
        </w:rPr>
      </w:pPr>
      <w:bookmarkStart w:id="281" w:name="_Toc49964143"/>
      <w:r w:rsidRPr="00EA2ED5">
        <w:rPr>
          <w:rStyle w:val="Heading1Char"/>
        </w:rPr>
        <w:lastRenderedPageBreak/>
        <w:t>Introduction</w:t>
      </w:r>
      <w:bookmarkEnd w:id="281"/>
      <w:r>
        <w:rPr>
          <w:rFonts w:cstheme="minorHAnsi"/>
          <w:sz w:val="24"/>
          <w:szCs w:val="24"/>
        </w:rPr>
        <w:t xml:space="preserve">: </w:t>
      </w:r>
    </w:p>
    <w:p w14:paraId="021A7E10" w14:textId="4140E0C3" w:rsidR="0087638C" w:rsidRDefault="0087638C" w:rsidP="0087638C">
      <w:pPr>
        <w:rPr>
          <w:rFonts w:cstheme="minorHAnsi"/>
          <w:sz w:val="24"/>
          <w:szCs w:val="24"/>
        </w:rPr>
      </w:pPr>
      <w:r w:rsidRPr="0087638C">
        <w:rPr>
          <w:rFonts w:cstheme="minorHAnsi"/>
          <w:sz w:val="24"/>
          <w:szCs w:val="24"/>
        </w:rPr>
        <w:t>Th</w:t>
      </w:r>
      <w:r w:rsidR="00990568">
        <w:rPr>
          <w:rFonts w:cstheme="minorHAnsi"/>
          <w:sz w:val="24"/>
          <w:szCs w:val="24"/>
        </w:rPr>
        <w:t>e</w:t>
      </w:r>
      <w:r w:rsidRPr="0087638C">
        <w:rPr>
          <w:rFonts w:cstheme="minorHAnsi"/>
          <w:sz w:val="24"/>
          <w:szCs w:val="24"/>
        </w:rPr>
        <w:t xml:space="preserve"> tutorial provides a step-by-step guide for building and configuring a </w:t>
      </w:r>
      <w:ins w:id="282" w:author="Sudhanshu Satyam" w:date="2020-08-10T09:13:00Z">
        <w:r w:rsidR="00631E87">
          <w:rPr>
            <w:rFonts w:cstheme="minorHAnsi"/>
            <w:sz w:val="24"/>
            <w:szCs w:val="24"/>
          </w:rPr>
          <w:t>Micro</w:t>
        </w:r>
      </w:ins>
      <w:del w:id="283" w:author="Sudhanshu Satyam" w:date="2020-08-10T09:13:00Z">
        <w:r w:rsidRPr="0087638C" w:rsidDel="00631E87">
          <w:rPr>
            <w:rFonts w:cstheme="minorHAnsi"/>
            <w:sz w:val="24"/>
            <w:szCs w:val="24"/>
          </w:rPr>
          <w:delText xml:space="preserve">REST web </w:delText>
        </w:r>
      </w:del>
      <w:r w:rsidRPr="0087638C">
        <w:rPr>
          <w:rFonts w:cstheme="minorHAnsi"/>
          <w:sz w:val="24"/>
          <w:szCs w:val="24"/>
        </w:rPr>
        <w:t xml:space="preserve">service in Java using </w:t>
      </w:r>
      <w:del w:id="284" w:author="Sudhanshu Satyam" w:date="2020-08-10T09:14:00Z">
        <w:r w:rsidRPr="0087638C" w:rsidDel="00631E87">
          <w:rPr>
            <w:rFonts w:cstheme="minorHAnsi"/>
            <w:sz w:val="24"/>
            <w:szCs w:val="24"/>
          </w:rPr>
          <w:delText xml:space="preserve">the Spring </w:delText>
        </w:r>
      </w:del>
      <w:del w:id="285" w:author="Sudhanshu Satyam" w:date="2020-08-10T09:13:00Z">
        <w:r w:rsidRPr="0087638C" w:rsidDel="00631E87">
          <w:rPr>
            <w:rFonts w:cstheme="minorHAnsi"/>
            <w:sz w:val="24"/>
            <w:szCs w:val="24"/>
          </w:rPr>
          <w:delText>framework</w:delText>
        </w:r>
        <w:r w:rsidR="00990568" w:rsidDel="00631E87">
          <w:rPr>
            <w:rFonts w:cstheme="minorHAnsi"/>
            <w:sz w:val="24"/>
            <w:szCs w:val="24"/>
          </w:rPr>
          <w:delText xml:space="preserve"> and </w:delText>
        </w:r>
      </w:del>
      <w:r w:rsidR="00990568">
        <w:rPr>
          <w:rFonts w:cstheme="minorHAnsi"/>
          <w:sz w:val="24"/>
          <w:szCs w:val="24"/>
        </w:rPr>
        <w:t>Spring boot</w:t>
      </w:r>
      <w:ins w:id="286" w:author="Sudhanshu Satyam" w:date="2020-08-10T09:14:00Z">
        <w:r w:rsidR="00631E87">
          <w:rPr>
            <w:rFonts w:cstheme="minorHAnsi"/>
            <w:sz w:val="24"/>
            <w:szCs w:val="24"/>
          </w:rPr>
          <w:t xml:space="preserve"> &amp; Netflix-OSS components</w:t>
        </w:r>
      </w:ins>
      <w:r w:rsidRPr="0087638C">
        <w:rPr>
          <w:rFonts w:cstheme="minorHAnsi"/>
          <w:sz w:val="24"/>
          <w:szCs w:val="24"/>
        </w:rPr>
        <w:t>.</w:t>
      </w:r>
      <w:r w:rsidR="008314B1">
        <w:rPr>
          <w:rFonts w:cstheme="minorHAnsi"/>
          <w:sz w:val="24"/>
          <w:szCs w:val="24"/>
        </w:rPr>
        <w:t xml:space="preserve"> </w:t>
      </w:r>
      <w:r w:rsidR="00990568" w:rsidRPr="00990568">
        <w:rPr>
          <w:rFonts w:cstheme="minorHAnsi"/>
          <w:sz w:val="24"/>
          <w:szCs w:val="24"/>
        </w:rPr>
        <w:t xml:space="preserve">You will learn how easy it is to create your Spring boot application and test with </w:t>
      </w:r>
      <w:ins w:id="287" w:author="Sudhanshu Satyam" w:date="2020-08-10T09:14:00Z">
        <w:r w:rsidR="00211A90">
          <w:rPr>
            <w:rFonts w:cstheme="minorHAnsi"/>
            <w:sz w:val="24"/>
            <w:szCs w:val="24"/>
          </w:rPr>
          <w:t>Postman</w:t>
        </w:r>
      </w:ins>
      <w:del w:id="288" w:author="Sudhanshu Satyam" w:date="2020-08-10T09:14:00Z">
        <w:r w:rsidR="00990568" w:rsidRPr="00990568" w:rsidDel="00211A90">
          <w:rPr>
            <w:rFonts w:cstheme="minorHAnsi"/>
            <w:sz w:val="24"/>
            <w:szCs w:val="24"/>
          </w:rPr>
          <w:delText>Soap UI</w:delText>
        </w:r>
      </w:del>
      <w:r w:rsidR="00990568" w:rsidRPr="00990568">
        <w:rPr>
          <w:rFonts w:cstheme="minorHAnsi"/>
          <w:sz w:val="24"/>
          <w:szCs w:val="24"/>
        </w:rPr>
        <w:t>.</w:t>
      </w:r>
      <w:r w:rsidR="00C31029">
        <w:rPr>
          <w:rFonts w:cstheme="minorHAnsi"/>
          <w:sz w:val="24"/>
          <w:szCs w:val="24"/>
        </w:rPr>
        <w:t xml:space="preserve"> Maven is used to build the tool</w:t>
      </w:r>
      <w:del w:id="289" w:author="Sudhanshu Satyam" w:date="2020-08-10T09:14:00Z">
        <w:r w:rsidR="00C31029" w:rsidDel="00211A90">
          <w:rPr>
            <w:rFonts w:cstheme="minorHAnsi"/>
            <w:sz w:val="24"/>
            <w:szCs w:val="24"/>
          </w:rPr>
          <w:delText>, Docker is used to deploy and run the application</w:delText>
        </w:r>
      </w:del>
      <w:r w:rsidR="00C31029">
        <w:rPr>
          <w:rFonts w:cstheme="minorHAnsi"/>
          <w:sz w:val="24"/>
          <w:szCs w:val="24"/>
        </w:rPr>
        <w:t xml:space="preserve">. </w:t>
      </w:r>
      <w:ins w:id="290" w:author="Sudhanshu Satyam" w:date="2020-08-10T09:14:00Z">
        <w:r w:rsidR="00211A90">
          <w:rPr>
            <w:rFonts w:cstheme="minorHAnsi"/>
            <w:sz w:val="24"/>
            <w:szCs w:val="24"/>
          </w:rPr>
          <w:t>Postman</w:t>
        </w:r>
      </w:ins>
      <w:ins w:id="291" w:author="Sudhanshu Satyam" w:date="2020-08-10T09:15:00Z">
        <w:r w:rsidR="00211A90">
          <w:rPr>
            <w:rFonts w:cstheme="minorHAnsi"/>
            <w:sz w:val="24"/>
            <w:szCs w:val="24"/>
          </w:rPr>
          <w:t xml:space="preserve"> </w:t>
        </w:r>
      </w:ins>
      <w:del w:id="292" w:author="Sudhanshu Satyam" w:date="2020-08-10T09:14:00Z">
        <w:r w:rsidR="00C31029" w:rsidDel="00211A90">
          <w:rPr>
            <w:rFonts w:cstheme="minorHAnsi"/>
            <w:sz w:val="24"/>
            <w:szCs w:val="24"/>
          </w:rPr>
          <w:delText xml:space="preserve">Soap UI </w:delText>
        </w:r>
      </w:del>
      <w:r w:rsidR="00C31029">
        <w:rPr>
          <w:rFonts w:cstheme="minorHAnsi"/>
          <w:sz w:val="24"/>
          <w:szCs w:val="24"/>
        </w:rPr>
        <w:t xml:space="preserve">is used to test the rest webservices. </w:t>
      </w:r>
    </w:p>
    <w:p w14:paraId="7066352E" w14:textId="3404FFCE" w:rsidR="0022732A" w:rsidRDefault="0022732A" w:rsidP="0087638C">
      <w:pPr>
        <w:rPr>
          <w:rFonts w:cstheme="minorHAnsi"/>
          <w:sz w:val="24"/>
          <w:szCs w:val="24"/>
        </w:rPr>
      </w:pPr>
    </w:p>
    <w:p w14:paraId="3ED663EB" w14:textId="6DD8B399" w:rsidR="0022732A" w:rsidRDefault="0022732A" w:rsidP="0022732A">
      <w:pPr>
        <w:pStyle w:val="Heading1"/>
      </w:pPr>
      <w:bookmarkStart w:id="293" w:name="_Toc49964144"/>
      <w:r>
        <w:t>Revision History</w:t>
      </w:r>
      <w:bookmarkEnd w:id="293"/>
    </w:p>
    <w:tbl>
      <w:tblPr>
        <w:tblStyle w:val="TableGrid"/>
        <w:tblW w:w="0" w:type="auto"/>
        <w:tblLook w:val="04A0" w:firstRow="1" w:lastRow="0" w:firstColumn="1" w:lastColumn="0" w:noHBand="0" w:noVBand="1"/>
      </w:tblPr>
      <w:tblGrid>
        <w:gridCol w:w="2337"/>
        <w:gridCol w:w="2337"/>
        <w:gridCol w:w="2338"/>
        <w:gridCol w:w="2338"/>
      </w:tblGrid>
      <w:tr w:rsidR="0022732A" w14:paraId="2E87C1D4" w14:textId="77777777" w:rsidTr="0022732A">
        <w:tc>
          <w:tcPr>
            <w:tcW w:w="2337" w:type="dxa"/>
          </w:tcPr>
          <w:p w14:paraId="64589490" w14:textId="53A83BA4" w:rsidR="0022732A" w:rsidRPr="0022732A" w:rsidRDefault="0022732A" w:rsidP="0022732A">
            <w:pPr>
              <w:rPr>
                <w:b/>
                <w:bCs/>
                <w:color w:val="323E4F" w:themeColor="text2" w:themeShade="BF"/>
              </w:rPr>
            </w:pPr>
            <w:r w:rsidRPr="0022732A">
              <w:rPr>
                <w:b/>
                <w:bCs/>
                <w:color w:val="323E4F" w:themeColor="text2" w:themeShade="BF"/>
              </w:rPr>
              <w:t>Changes Name</w:t>
            </w:r>
          </w:p>
        </w:tc>
        <w:tc>
          <w:tcPr>
            <w:tcW w:w="2337" w:type="dxa"/>
          </w:tcPr>
          <w:p w14:paraId="35483958" w14:textId="00563156" w:rsidR="0022732A" w:rsidRPr="0022732A" w:rsidRDefault="0022732A" w:rsidP="0022732A">
            <w:pPr>
              <w:rPr>
                <w:b/>
                <w:bCs/>
                <w:color w:val="323E4F" w:themeColor="text2" w:themeShade="BF"/>
              </w:rPr>
            </w:pPr>
            <w:r w:rsidRPr="0022732A">
              <w:rPr>
                <w:b/>
                <w:bCs/>
                <w:color w:val="323E4F" w:themeColor="text2" w:themeShade="BF"/>
              </w:rPr>
              <w:t>Updated By</w:t>
            </w:r>
          </w:p>
        </w:tc>
        <w:tc>
          <w:tcPr>
            <w:tcW w:w="2338" w:type="dxa"/>
          </w:tcPr>
          <w:p w14:paraId="2ECCC76D" w14:textId="1FFC3981" w:rsidR="0022732A" w:rsidRPr="0022732A" w:rsidRDefault="0022732A" w:rsidP="0022732A">
            <w:pPr>
              <w:rPr>
                <w:b/>
                <w:bCs/>
                <w:color w:val="323E4F" w:themeColor="text2" w:themeShade="BF"/>
              </w:rPr>
            </w:pPr>
            <w:r w:rsidRPr="0022732A">
              <w:rPr>
                <w:b/>
                <w:bCs/>
                <w:color w:val="323E4F" w:themeColor="text2" w:themeShade="BF"/>
              </w:rPr>
              <w:t>Date</w:t>
            </w:r>
          </w:p>
        </w:tc>
        <w:tc>
          <w:tcPr>
            <w:tcW w:w="2338" w:type="dxa"/>
          </w:tcPr>
          <w:p w14:paraId="010B6E01" w14:textId="6858BDD5" w:rsidR="0022732A" w:rsidRPr="0022732A" w:rsidRDefault="0022732A" w:rsidP="0022732A">
            <w:pPr>
              <w:rPr>
                <w:b/>
                <w:bCs/>
                <w:color w:val="323E4F" w:themeColor="text2" w:themeShade="BF"/>
              </w:rPr>
            </w:pPr>
            <w:r w:rsidRPr="0022732A">
              <w:rPr>
                <w:b/>
                <w:bCs/>
                <w:color w:val="323E4F" w:themeColor="text2" w:themeShade="BF"/>
              </w:rPr>
              <w:t>Version</w:t>
            </w:r>
          </w:p>
        </w:tc>
      </w:tr>
      <w:tr w:rsidR="0022732A" w14:paraId="606BEA9A" w14:textId="77777777" w:rsidTr="0022732A">
        <w:tc>
          <w:tcPr>
            <w:tcW w:w="2337" w:type="dxa"/>
          </w:tcPr>
          <w:p w14:paraId="2923B4F7" w14:textId="4524F720" w:rsidR="0022732A" w:rsidRDefault="0009593B" w:rsidP="0022732A">
            <w:r>
              <w:t>New Document</w:t>
            </w:r>
          </w:p>
        </w:tc>
        <w:tc>
          <w:tcPr>
            <w:tcW w:w="2337" w:type="dxa"/>
          </w:tcPr>
          <w:p w14:paraId="59E229A1" w14:textId="54D38F50" w:rsidR="0022732A" w:rsidRDefault="004503BE" w:rsidP="0022732A">
            <w:ins w:id="294" w:author="Sudhanshu Satyam" w:date="2020-08-10T09:15:00Z">
              <w:r>
                <w:t xml:space="preserve">Sudhanshu </w:t>
              </w:r>
            </w:ins>
            <w:del w:id="295" w:author="Sudhanshu Satyam" w:date="2020-08-10T09:15:00Z">
              <w:r w:rsidR="0009593B" w:rsidDel="004503BE">
                <w:delText xml:space="preserve">Harish </w:delText>
              </w:r>
            </w:del>
            <w:ins w:id="296" w:author="Sudhanshu Satyam" w:date="2020-08-10T09:15:00Z">
              <w:r>
                <w:t>Satyam</w:t>
              </w:r>
            </w:ins>
            <w:del w:id="297" w:author="Sudhanshu Satyam" w:date="2020-08-10T09:15:00Z">
              <w:r w:rsidR="0009593B" w:rsidDel="004503BE">
                <w:delText>Kumar</w:delText>
              </w:r>
            </w:del>
          </w:p>
        </w:tc>
        <w:tc>
          <w:tcPr>
            <w:tcW w:w="2338" w:type="dxa"/>
          </w:tcPr>
          <w:p w14:paraId="5463E908" w14:textId="0D4AD170" w:rsidR="0022732A" w:rsidRDefault="00177B79" w:rsidP="0022732A">
            <w:r>
              <w:t>2020/</w:t>
            </w:r>
            <w:r w:rsidR="006403D0">
              <w:t>0</w:t>
            </w:r>
            <w:ins w:id="298" w:author="Sudhanshu Satyam" w:date="2020-08-10T09:15:00Z">
              <w:r w:rsidR="004503BE">
                <w:t>8</w:t>
              </w:r>
            </w:ins>
            <w:del w:id="299" w:author="Sudhanshu Satyam" w:date="2020-08-10T09:15:00Z">
              <w:r w:rsidR="006403D0" w:rsidDel="004503BE">
                <w:delText>6</w:delText>
              </w:r>
            </w:del>
            <w:r w:rsidR="006403D0">
              <w:t>/</w:t>
            </w:r>
            <w:ins w:id="300" w:author="Sudhanshu Satyam" w:date="2020-08-10T09:15:00Z">
              <w:r w:rsidR="004503BE">
                <w:t>10</w:t>
              </w:r>
            </w:ins>
            <w:del w:id="301" w:author="Sudhanshu Satyam" w:date="2020-08-10T09:15:00Z">
              <w:r w:rsidR="0009593B" w:rsidDel="004503BE">
                <w:delText>25</w:delText>
              </w:r>
            </w:del>
          </w:p>
        </w:tc>
        <w:tc>
          <w:tcPr>
            <w:tcW w:w="2338" w:type="dxa"/>
          </w:tcPr>
          <w:p w14:paraId="17EFAA7B" w14:textId="120E56EB" w:rsidR="0022732A" w:rsidRDefault="0009593B" w:rsidP="0022732A">
            <w:r>
              <w:t>1.0</w:t>
            </w:r>
            <w:ins w:id="302" w:author="Harish Kumar" w:date="2020-07-14T18:34:00Z">
              <w:r w:rsidR="00A50685">
                <w:t>.0</w:t>
              </w:r>
            </w:ins>
          </w:p>
        </w:tc>
      </w:tr>
      <w:tr w:rsidR="0022732A" w14:paraId="2C04C4EB" w14:textId="77777777" w:rsidTr="0022732A">
        <w:tc>
          <w:tcPr>
            <w:tcW w:w="2337" w:type="dxa"/>
          </w:tcPr>
          <w:p w14:paraId="2713FF72" w14:textId="1FB52EF9" w:rsidR="0022732A" w:rsidRDefault="00C51F67" w:rsidP="0022732A">
            <w:ins w:id="303" w:author="anton.vahcic" w:date="2020-07-13T13:23:00Z">
              <w:r>
                <w:t>Revision</w:t>
              </w:r>
            </w:ins>
          </w:p>
        </w:tc>
        <w:tc>
          <w:tcPr>
            <w:tcW w:w="2337" w:type="dxa"/>
          </w:tcPr>
          <w:p w14:paraId="453B88AA" w14:textId="545DE949" w:rsidR="0022732A" w:rsidRDefault="00C51F67" w:rsidP="0022732A">
            <w:ins w:id="304" w:author="anton.vahcic" w:date="2020-07-13T13:23:00Z">
              <w:del w:id="305" w:author="Sudhanshu Satyam" w:date="2020-08-10T09:15:00Z">
                <w:r w:rsidDel="00D661C9">
                  <w:delText>Anton Vahčič</w:delText>
                </w:r>
              </w:del>
            </w:ins>
          </w:p>
        </w:tc>
        <w:tc>
          <w:tcPr>
            <w:tcW w:w="2338" w:type="dxa"/>
          </w:tcPr>
          <w:p w14:paraId="17F6A9D7" w14:textId="41A0E42A" w:rsidR="0022732A" w:rsidRDefault="00C51F67" w:rsidP="0022732A">
            <w:ins w:id="306" w:author="anton.vahcic" w:date="2020-07-13T13:23:00Z">
              <w:del w:id="307" w:author="Sudhanshu Satyam" w:date="2020-08-10T09:15:00Z">
                <w:r w:rsidDel="00D661C9">
                  <w:delText>2020/07/09</w:delText>
                </w:r>
              </w:del>
            </w:ins>
          </w:p>
        </w:tc>
        <w:tc>
          <w:tcPr>
            <w:tcW w:w="2338" w:type="dxa"/>
          </w:tcPr>
          <w:p w14:paraId="6CDE6CE7" w14:textId="31D48937" w:rsidR="0022732A" w:rsidRDefault="00C51F67" w:rsidP="0022732A">
            <w:ins w:id="308" w:author="anton.vahcic" w:date="2020-07-13T13:23:00Z">
              <w:del w:id="309" w:author="Sudhanshu Satyam" w:date="2020-08-10T09:15:00Z">
                <w:r w:rsidDel="00D661C9">
                  <w:delText>1.0.1</w:delText>
                </w:r>
              </w:del>
            </w:ins>
          </w:p>
        </w:tc>
      </w:tr>
      <w:tr w:rsidR="0022732A" w14:paraId="4511910D" w14:textId="77777777" w:rsidTr="0022732A">
        <w:tc>
          <w:tcPr>
            <w:tcW w:w="2337" w:type="dxa"/>
          </w:tcPr>
          <w:p w14:paraId="4E032D88" w14:textId="77777777" w:rsidR="0022732A" w:rsidRDefault="0022732A" w:rsidP="0022732A"/>
        </w:tc>
        <w:tc>
          <w:tcPr>
            <w:tcW w:w="2337" w:type="dxa"/>
          </w:tcPr>
          <w:p w14:paraId="6AF6A327" w14:textId="77777777" w:rsidR="0022732A" w:rsidRDefault="0022732A" w:rsidP="0022732A"/>
        </w:tc>
        <w:tc>
          <w:tcPr>
            <w:tcW w:w="2338" w:type="dxa"/>
          </w:tcPr>
          <w:p w14:paraId="12DE0CD3" w14:textId="77777777" w:rsidR="0022732A" w:rsidRDefault="0022732A" w:rsidP="0022732A"/>
        </w:tc>
        <w:tc>
          <w:tcPr>
            <w:tcW w:w="2338" w:type="dxa"/>
          </w:tcPr>
          <w:p w14:paraId="6B9EC5A7" w14:textId="77777777" w:rsidR="0022732A" w:rsidRDefault="0022732A" w:rsidP="0022732A"/>
        </w:tc>
      </w:tr>
      <w:tr w:rsidR="0022732A" w14:paraId="566589F7" w14:textId="77777777" w:rsidTr="0022732A">
        <w:tc>
          <w:tcPr>
            <w:tcW w:w="2337" w:type="dxa"/>
          </w:tcPr>
          <w:p w14:paraId="4DF68374" w14:textId="77777777" w:rsidR="0022732A" w:rsidRDefault="0022732A" w:rsidP="0022732A"/>
        </w:tc>
        <w:tc>
          <w:tcPr>
            <w:tcW w:w="2337" w:type="dxa"/>
          </w:tcPr>
          <w:p w14:paraId="051DC9EB" w14:textId="77777777" w:rsidR="0022732A" w:rsidRDefault="0022732A" w:rsidP="0022732A"/>
        </w:tc>
        <w:tc>
          <w:tcPr>
            <w:tcW w:w="2338" w:type="dxa"/>
          </w:tcPr>
          <w:p w14:paraId="62D7E881" w14:textId="77777777" w:rsidR="0022732A" w:rsidRDefault="0022732A" w:rsidP="0022732A"/>
        </w:tc>
        <w:tc>
          <w:tcPr>
            <w:tcW w:w="2338" w:type="dxa"/>
          </w:tcPr>
          <w:p w14:paraId="0FFF762E" w14:textId="77777777" w:rsidR="0022732A" w:rsidRDefault="0022732A" w:rsidP="0022732A"/>
        </w:tc>
      </w:tr>
    </w:tbl>
    <w:p w14:paraId="2D6ED431" w14:textId="77777777" w:rsidR="0022732A" w:rsidRPr="0022732A" w:rsidRDefault="0022732A" w:rsidP="0022732A"/>
    <w:p w14:paraId="6E77B349" w14:textId="0313B4B5" w:rsidR="0087638C" w:rsidRDefault="0087638C" w:rsidP="0087638C">
      <w:pPr>
        <w:rPr>
          <w:rFonts w:cstheme="minorHAnsi"/>
          <w:sz w:val="24"/>
          <w:szCs w:val="24"/>
        </w:rPr>
      </w:pPr>
    </w:p>
    <w:p w14:paraId="68567E78" w14:textId="1AEE9834" w:rsidR="00110B3E" w:rsidRDefault="00110B3E" w:rsidP="00EA2ED5">
      <w:pPr>
        <w:pStyle w:val="Heading1"/>
      </w:pPr>
      <w:bookmarkStart w:id="310" w:name="_Toc49964145"/>
      <w:r w:rsidRPr="008D7ABC">
        <w:t>Prerequisites</w:t>
      </w:r>
      <w:r w:rsidRPr="00110B3E">
        <w:t>:</w:t>
      </w:r>
      <w:bookmarkEnd w:id="310"/>
    </w:p>
    <w:p w14:paraId="4E51CF5B" w14:textId="5AF5F600" w:rsidR="007F2F3B" w:rsidRPr="007F2F3B" w:rsidRDefault="007F2F3B" w:rsidP="007F2F3B">
      <w:pPr>
        <w:rPr>
          <w:rFonts w:cstheme="minorHAnsi"/>
          <w:sz w:val="24"/>
          <w:szCs w:val="24"/>
        </w:rPr>
      </w:pPr>
      <w:r w:rsidRPr="007F2F3B">
        <w:rPr>
          <w:rFonts w:cstheme="minorHAnsi"/>
          <w:sz w:val="24"/>
          <w:szCs w:val="24"/>
        </w:rPr>
        <w:t xml:space="preserve">There </w:t>
      </w:r>
      <w:r w:rsidR="00A7567E" w:rsidRPr="007F2F3B">
        <w:rPr>
          <w:rFonts w:cstheme="minorHAnsi"/>
          <w:sz w:val="24"/>
          <w:szCs w:val="24"/>
        </w:rPr>
        <w:t>is</w:t>
      </w:r>
      <w:r w:rsidRPr="007F2F3B">
        <w:rPr>
          <w:rFonts w:cstheme="minorHAnsi"/>
          <w:sz w:val="24"/>
          <w:szCs w:val="24"/>
        </w:rPr>
        <w:t xml:space="preserve"> some software</w:t>
      </w:r>
      <w:r>
        <w:rPr>
          <w:rFonts w:cstheme="minorHAnsi"/>
          <w:sz w:val="24"/>
          <w:szCs w:val="24"/>
        </w:rPr>
        <w:t xml:space="preserve"> which should be installed on local machine before creating an </w:t>
      </w:r>
      <w:r w:rsidR="00A7567E">
        <w:rPr>
          <w:rFonts w:cstheme="minorHAnsi"/>
          <w:sz w:val="24"/>
          <w:szCs w:val="24"/>
        </w:rPr>
        <w:t>application</w:t>
      </w:r>
      <w:r>
        <w:rPr>
          <w:rFonts w:cstheme="minorHAnsi"/>
          <w:sz w:val="24"/>
          <w:szCs w:val="24"/>
        </w:rPr>
        <w:t xml:space="preserve">. </w:t>
      </w:r>
    </w:p>
    <w:p w14:paraId="593EAD57" w14:textId="5F2B72DD" w:rsidR="00110B3E" w:rsidRPr="00110B3E" w:rsidRDefault="00110B3E" w:rsidP="00615E44">
      <w:pPr>
        <w:ind w:left="720"/>
        <w:rPr>
          <w:rFonts w:cstheme="minorHAnsi"/>
          <w:sz w:val="24"/>
          <w:szCs w:val="24"/>
        </w:rPr>
      </w:pPr>
      <w:r w:rsidRPr="00110B3E">
        <w:rPr>
          <w:rFonts w:cstheme="minorHAnsi"/>
          <w:sz w:val="24"/>
          <w:szCs w:val="24"/>
        </w:rPr>
        <w:t>Spring Tools Suite (STS)</w:t>
      </w:r>
    </w:p>
    <w:p w14:paraId="548CC416" w14:textId="6CE035B4" w:rsidR="00110B3E" w:rsidRPr="00110B3E" w:rsidRDefault="00110B3E" w:rsidP="00615E44">
      <w:pPr>
        <w:ind w:left="720"/>
        <w:rPr>
          <w:rFonts w:cstheme="minorHAnsi"/>
          <w:sz w:val="24"/>
          <w:szCs w:val="24"/>
        </w:rPr>
      </w:pPr>
      <w:r w:rsidRPr="00110B3E">
        <w:rPr>
          <w:rFonts w:cstheme="minorHAnsi"/>
          <w:sz w:val="24"/>
          <w:szCs w:val="24"/>
        </w:rPr>
        <w:t>Java 1.8 or above</w:t>
      </w:r>
      <w:r w:rsidR="00FA7AA3">
        <w:rPr>
          <w:rFonts w:cstheme="minorHAnsi"/>
          <w:sz w:val="24"/>
          <w:szCs w:val="24"/>
        </w:rPr>
        <w:t xml:space="preserve"> </w:t>
      </w:r>
    </w:p>
    <w:p w14:paraId="260842BC" w14:textId="095E14AB" w:rsidR="00110B3E" w:rsidRDefault="00110B3E" w:rsidP="00615E44">
      <w:pPr>
        <w:ind w:left="720"/>
        <w:rPr>
          <w:rFonts w:cstheme="minorHAnsi"/>
          <w:sz w:val="24"/>
          <w:szCs w:val="24"/>
        </w:rPr>
      </w:pPr>
      <w:r w:rsidRPr="00110B3E">
        <w:rPr>
          <w:rFonts w:cstheme="minorHAnsi"/>
          <w:sz w:val="24"/>
          <w:szCs w:val="24"/>
        </w:rPr>
        <w:t>Apache Maven 3.5 or above</w:t>
      </w:r>
    </w:p>
    <w:p w14:paraId="794BA874" w14:textId="405813E7" w:rsidR="00FA7AA3" w:rsidRDefault="00580E5A" w:rsidP="00615E44">
      <w:pPr>
        <w:ind w:left="720"/>
        <w:rPr>
          <w:rFonts w:cstheme="minorHAnsi"/>
          <w:sz w:val="24"/>
          <w:szCs w:val="24"/>
        </w:rPr>
      </w:pPr>
      <w:ins w:id="311" w:author="Sudhanshu Satyam" w:date="2020-08-10T09:15:00Z">
        <w:r>
          <w:rPr>
            <w:rFonts w:cstheme="minorHAnsi"/>
            <w:sz w:val="24"/>
            <w:szCs w:val="24"/>
          </w:rPr>
          <w:t>Post</w:t>
        </w:r>
      </w:ins>
      <w:ins w:id="312" w:author="Sudhanshu Satyam" w:date="2020-08-10T09:16:00Z">
        <w:r>
          <w:rPr>
            <w:rFonts w:cstheme="minorHAnsi"/>
            <w:sz w:val="24"/>
            <w:szCs w:val="24"/>
          </w:rPr>
          <w:t>man</w:t>
        </w:r>
      </w:ins>
      <w:del w:id="313" w:author="Sudhanshu Satyam" w:date="2020-08-10T09:15:00Z">
        <w:r w:rsidR="00FA7AA3" w:rsidDel="00580E5A">
          <w:rPr>
            <w:rFonts w:cstheme="minorHAnsi"/>
            <w:sz w:val="24"/>
            <w:szCs w:val="24"/>
          </w:rPr>
          <w:delText>Soap UI</w:delText>
        </w:r>
      </w:del>
    </w:p>
    <w:p w14:paraId="20B380D5" w14:textId="4EC27A75" w:rsidR="00615E44" w:rsidRDefault="00EA2ED5" w:rsidP="00EA2ED5">
      <w:pPr>
        <w:pStyle w:val="Heading1"/>
      </w:pPr>
      <w:del w:id="314" w:author="Sudhanshu Satyam" w:date="2020-08-10T11:17:00Z">
        <w:r w:rsidDel="00A766D4">
          <w:delText>S</w:delText>
        </w:r>
      </w:del>
      <w:del w:id="315" w:author="Sudhanshu Satyam" w:date="2020-08-10T11:16:00Z">
        <w:r w:rsidDel="00A766D4">
          <w:delText>tep</w:delText>
        </w:r>
      </w:del>
      <w:del w:id="316" w:author="Sudhanshu Satyam" w:date="2020-08-10T11:13:00Z">
        <w:r w:rsidDel="001C2EF8">
          <w:delText xml:space="preserve">s to </w:delText>
        </w:r>
      </w:del>
      <w:bookmarkStart w:id="317" w:name="_Toc49964146"/>
      <w:r>
        <w:t xml:space="preserve">Create </w:t>
      </w:r>
      <w:ins w:id="318" w:author="Sudhanshu Satyam" w:date="2020-08-10T11:17:00Z">
        <w:r w:rsidR="00A766D4">
          <w:t xml:space="preserve">Eureka Server </w:t>
        </w:r>
      </w:ins>
      <w:r>
        <w:t>Project</w:t>
      </w:r>
      <w:bookmarkEnd w:id="317"/>
      <w:del w:id="319" w:author="Sudhanshu Satyam" w:date="2020-09-02T18:32:00Z">
        <w:r w:rsidDel="007A4C0E">
          <w:delText>:</w:delText>
        </w:r>
      </w:del>
    </w:p>
    <w:p w14:paraId="51934C30" w14:textId="61951798" w:rsidR="00615E44" w:rsidRPr="00EA2ED5" w:rsidRDefault="00615E44" w:rsidP="00EA2ED5">
      <w:pPr>
        <w:pStyle w:val="Heading2"/>
        <w:numPr>
          <w:ilvl w:val="0"/>
          <w:numId w:val="3"/>
        </w:numPr>
      </w:pPr>
      <w:bookmarkStart w:id="320" w:name="_Toc49964147"/>
      <w:r w:rsidRPr="00EA2ED5">
        <w:t xml:space="preserve">Create a </w:t>
      </w:r>
      <w:ins w:id="321" w:author="Sudhanshu Satyam" w:date="2020-08-10T09:30:00Z">
        <w:r w:rsidR="00243DF9">
          <w:t xml:space="preserve">Spring Starter </w:t>
        </w:r>
      </w:ins>
      <w:del w:id="322" w:author="Sudhanshu Satyam" w:date="2020-08-10T09:30:00Z">
        <w:r w:rsidRPr="00EA2ED5" w:rsidDel="00243DF9">
          <w:delText xml:space="preserve">Maven Web </w:delText>
        </w:r>
      </w:del>
      <w:r w:rsidRPr="00EA2ED5">
        <w:t>Project</w:t>
      </w:r>
      <w:bookmarkEnd w:id="320"/>
    </w:p>
    <w:p w14:paraId="3A2F2A28" w14:textId="1DA5D0CC" w:rsidR="00527F16" w:rsidRDefault="00615E44" w:rsidP="00615E44">
      <w:pPr>
        <w:pStyle w:val="ListParagraph"/>
        <w:rPr>
          <w:ins w:id="323" w:author="Sudhanshu Satyam" w:date="2020-08-10T09:22:00Z"/>
          <w:rFonts w:cstheme="minorHAnsi"/>
          <w:sz w:val="24"/>
          <w:szCs w:val="24"/>
        </w:rPr>
      </w:pPr>
      <w:r>
        <w:rPr>
          <w:rFonts w:cstheme="minorHAnsi"/>
          <w:sz w:val="24"/>
          <w:szCs w:val="24"/>
        </w:rPr>
        <w:t xml:space="preserve">Create a </w:t>
      </w:r>
      <w:ins w:id="324" w:author="Sudhanshu Satyam" w:date="2020-08-10T09:29:00Z">
        <w:r w:rsidR="0013224D">
          <w:rPr>
            <w:rFonts w:cstheme="minorHAnsi"/>
            <w:sz w:val="24"/>
            <w:szCs w:val="24"/>
          </w:rPr>
          <w:t>Spring Starter</w:t>
        </w:r>
        <w:r w:rsidR="00243DF9">
          <w:rPr>
            <w:rFonts w:cstheme="minorHAnsi"/>
            <w:sz w:val="24"/>
            <w:szCs w:val="24"/>
          </w:rPr>
          <w:t xml:space="preserve"> </w:t>
        </w:r>
      </w:ins>
      <w:ins w:id="325" w:author="Sudhanshu Satyam" w:date="2020-08-10T09:21:00Z">
        <w:r w:rsidR="00527F16">
          <w:rPr>
            <w:rFonts w:cstheme="minorHAnsi"/>
            <w:sz w:val="24"/>
            <w:szCs w:val="24"/>
          </w:rPr>
          <w:t>project</w:t>
        </w:r>
      </w:ins>
      <w:del w:id="326" w:author="Sudhanshu Satyam" w:date="2020-08-10T09:21:00Z">
        <w:r w:rsidR="009C43C9" w:rsidDel="00527F16">
          <w:rPr>
            <w:rFonts w:cstheme="minorHAnsi"/>
            <w:sz w:val="24"/>
            <w:szCs w:val="24"/>
          </w:rPr>
          <w:delText>Spring Starter Project</w:delText>
        </w:r>
      </w:del>
      <w:r>
        <w:rPr>
          <w:rFonts w:cstheme="minorHAnsi"/>
          <w:sz w:val="24"/>
          <w:szCs w:val="24"/>
        </w:rPr>
        <w:t xml:space="preserve"> and name your project </w:t>
      </w:r>
      <w:del w:id="327" w:author="Sudhanshu Satyam" w:date="2020-08-10T09:19:00Z">
        <w:r w:rsidDel="00AD10A0">
          <w:rPr>
            <w:rFonts w:cstheme="minorHAnsi"/>
            <w:sz w:val="24"/>
            <w:szCs w:val="24"/>
          </w:rPr>
          <w:delText>SpringRestProject</w:delText>
        </w:r>
      </w:del>
      <w:ins w:id="328" w:author="Sudhanshu Satyam" w:date="2020-08-10T09:19:00Z">
        <w:r w:rsidR="00AD10A0">
          <w:rPr>
            <w:rFonts w:cstheme="minorHAnsi"/>
            <w:sz w:val="24"/>
            <w:szCs w:val="24"/>
          </w:rPr>
          <w:t>discovery-server</w:t>
        </w:r>
      </w:ins>
      <w:ins w:id="329" w:author="Sudhanshu Satyam" w:date="2020-08-10T09:20:00Z">
        <w:r w:rsidR="00527F16">
          <w:rPr>
            <w:rFonts w:cstheme="minorHAnsi"/>
            <w:sz w:val="24"/>
            <w:szCs w:val="24"/>
          </w:rPr>
          <w:t xml:space="preserve">. </w:t>
        </w:r>
      </w:ins>
    </w:p>
    <w:p w14:paraId="6DAE6B91" w14:textId="0F1372E9" w:rsidR="00615E44" w:rsidRDefault="00527F16" w:rsidP="00615E44">
      <w:pPr>
        <w:pStyle w:val="ListParagraph"/>
        <w:rPr>
          <w:rFonts w:cstheme="minorHAnsi"/>
          <w:sz w:val="24"/>
          <w:szCs w:val="24"/>
        </w:rPr>
      </w:pPr>
      <w:ins w:id="330" w:author="Sudhanshu Satyam" w:date="2020-08-10T09:20:00Z">
        <w:r>
          <w:rPr>
            <w:rFonts w:cstheme="minorHAnsi"/>
            <w:sz w:val="24"/>
            <w:szCs w:val="24"/>
          </w:rPr>
          <w:t xml:space="preserve">Add </w:t>
        </w:r>
      </w:ins>
      <w:ins w:id="331" w:author="Sudhanshu Satyam" w:date="2020-08-10T09:30:00Z">
        <w:r w:rsidR="00243DF9">
          <w:rPr>
            <w:rFonts w:cstheme="minorHAnsi"/>
            <w:sz w:val="24"/>
            <w:szCs w:val="24"/>
          </w:rPr>
          <w:t>maven &amp;</w:t>
        </w:r>
      </w:ins>
      <w:ins w:id="332" w:author="Sudhanshu Satyam" w:date="2020-08-10T09:20:00Z">
        <w:r>
          <w:rPr>
            <w:rFonts w:cstheme="minorHAnsi"/>
            <w:sz w:val="24"/>
            <w:szCs w:val="24"/>
          </w:rPr>
          <w:t xml:space="preserve"> </w:t>
        </w:r>
      </w:ins>
      <w:ins w:id="333" w:author="Sudhanshu Satyam" w:date="2020-08-10T09:21:00Z">
        <w:r>
          <w:rPr>
            <w:rFonts w:cstheme="minorHAnsi"/>
            <w:sz w:val="24"/>
            <w:szCs w:val="24"/>
          </w:rPr>
          <w:t>ma</w:t>
        </w:r>
      </w:ins>
      <w:ins w:id="334" w:author="Sudhanshu Satyam" w:date="2020-08-10T09:22:00Z">
        <w:r>
          <w:rPr>
            <w:rFonts w:cstheme="minorHAnsi"/>
            <w:sz w:val="24"/>
            <w:szCs w:val="24"/>
          </w:rPr>
          <w:t>ven-</w:t>
        </w:r>
      </w:ins>
      <w:ins w:id="335" w:author="Sudhanshu Satyam" w:date="2020-08-10T09:21:00Z">
        <w:r>
          <w:rPr>
            <w:rFonts w:cstheme="minorHAnsi"/>
            <w:sz w:val="24"/>
            <w:szCs w:val="24"/>
          </w:rPr>
          <w:t>dependencies</w:t>
        </w:r>
      </w:ins>
      <w:ins w:id="336" w:author="Sudhanshu Satyam" w:date="2020-08-10T09:22:00Z">
        <w:r>
          <w:rPr>
            <w:rFonts w:cstheme="minorHAnsi"/>
            <w:sz w:val="24"/>
            <w:szCs w:val="24"/>
          </w:rPr>
          <w:t xml:space="preserve"> to create your </w:t>
        </w:r>
      </w:ins>
      <w:ins w:id="337" w:author="Sudhanshu Satyam" w:date="2020-08-10T09:23:00Z">
        <w:r>
          <w:rPr>
            <w:rFonts w:cstheme="minorHAnsi"/>
            <w:sz w:val="24"/>
            <w:szCs w:val="24"/>
          </w:rPr>
          <w:t>Eureka Server</w:t>
        </w:r>
      </w:ins>
      <w:ins w:id="338" w:author="Sudhanshu Satyam" w:date="2020-08-10T09:21:00Z">
        <w:r>
          <w:rPr>
            <w:rFonts w:cstheme="minorHAnsi"/>
            <w:sz w:val="24"/>
            <w:szCs w:val="24"/>
          </w:rPr>
          <w:t xml:space="preserve"> as shown in Screen shot </w:t>
        </w:r>
      </w:ins>
      <w:ins w:id="339" w:author="Sudhanshu Satyam" w:date="2020-08-10T09:22:00Z">
        <w:r>
          <w:rPr>
            <w:rFonts w:cstheme="minorHAnsi"/>
            <w:sz w:val="24"/>
            <w:szCs w:val="24"/>
          </w:rPr>
          <w:t>below:</w:t>
        </w:r>
      </w:ins>
    </w:p>
    <w:p w14:paraId="71B0454D" w14:textId="276540E6" w:rsidR="009C43C9" w:rsidRDefault="009C43C9" w:rsidP="00615E44">
      <w:pPr>
        <w:pStyle w:val="ListParagraph"/>
        <w:rPr>
          <w:ins w:id="340" w:author="Sudhanshu Satyam" w:date="2020-08-10T09:24:00Z"/>
          <w:rFonts w:cstheme="minorHAnsi"/>
          <w:sz w:val="24"/>
          <w:szCs w:val="24"/>
        </w:rPr>
      </w:pPr>
      <w:del w:id="341" w:author="Sudhanshu Satyam" w:date="2020-08-10T09:24:00Z">
        <w:r w:rsidDel="0013224D">
          <w:rPr>
            <w:noProof/>
          </w:rPr>
          <w:drawing>
            <wp:inline distT="0" distB="0" distL="0" distR="0" wp14:anchorId="215FB185" wp14:editId="69FCEEE2">
              <wp:extent cx="5943600" cy="6615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615430"/>
                      </a:xfrm>
                      <a:prstGeom prst="rect">
                        <a:avLst/>
                      </a:prstGeom>
                    </pic:spPr>
                  </pic:pic>
                </a:graphicData>
              </a:graphic>
            </wp:inline>
          </w:drawing>
        </w:r>
      </w:del>
    </w:p>
    <w:p w14:paraId="72778780" w14:textId="526C551A" w:rsidR="0013224D" w:rsidRDefault="0013224D" w:rsidP="00615E44">
      <w:pPr>
        <w:pStyle w:val="ListParagraph"/>
        <w:rPr>
          <w:rFonts w:cstheme="minorHAnsi"/>
          <w:sz w:val="24"/>
          <w:szCs w:val="24"/>
        </w:rPr>
      </w:pPr>
      <w:ins w:id="342" w:author="Sudhanshu Satyam" w:date="2020-08-10T09:24:00Z">
        <w:r>
          <w:rPr>
            <w:noProof/>
          </w:rPr>
          <w:lastRenderedPageBreak/>
          <w:drawing>
            <wp:inline distT="0" distB="0" distL="0" distR="0" wp14:anchorId="2109B92A" wp14:editId="48D532A7">
              <wp:extent cx="5943600" cy="54216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421630"/>
                      </a:xfrm>
                      <a:prstGeom prst="rect">
                        <a:avLst/>
                      </a:prstGeom>
                    </pic:spPr>
                  </pic:pic>
                </a:graphicData>
              </a:graphic>
            </wp:inline>
          </w:drawing>
        </w:r>
      </w:ins>
    </w:p>
    <w:p w14:paraId="0919FDC3" w14:textId="77777777" w:rsidR="009C43C9" w:rsidRDefault="009C43C9" w:rsidP="00615E44">
      <w:pPr>
        <w:pStyle w:val="ListParagraph"/>
        <w:rPr>
          <w:rFonts w:cstheme="minorHAnsi"/>
          <w:sz w:val="24"/>
          <w:szCs w:val="24"/>
        </w:rPr>
      </w:pPr>
    </w:p>
    <w:p w14:paraId="1B932E71" w14:textId="36051CDE" w:rsidR="00615E44" w:rsidRDefault="00A81580" w:rsidP="00615E44">
      <w:pPr>
        <w:pStyle w:val="ListParagraph"/>
        <w:rPr>
          <w:rFonts w:cstheme="minorHAnsi"/>
          <w:sz w:val="24"/>
          <w:szCs w:val="24"/>
        </w:rPr>
      </w:pPr>
      <w:del w:id="343" w:author="Sudhanshu Satyam" w:date="2020-08-10T09:24:00Z">
        <w:r w:rsidDel="0013224D">
          <w:rPr>
            <w:noProof/>
          </w:rPr>
          <w:drawing>
            <wp:inline distT="0" distB="0" distL="0" distR="0" wp14:anchorId="3F99F4CF" wp14:editId="7D312F36">
              <wp:extent cx="5943600" cy="6624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624320"/>
                      </a:xfrm>
                      <a:prstGeom prst="rect">
                        <a:avLst/>
                      </a:prstGeom>
                    </pic:spPr>
                  </pic:pic>
                </a:graphicData>
              </a:graphic>
            </wp:inline>
          </w:drawing>
        </w:r>
      </w:del>
    </w:p>
    <w:p w14:paraId="7BAC6A09" w14:textId="043B46E9" w:rsidR="009C43C9" w:rsidDel="0013224D" w:rsidRDefault="009C43C9" w:rsidP="00615E44">
      <w:pPr>
        <w:pStyle w:val="ListParagraph"/>
        <w:rPr>
          <w:del w:id="344" w:author="Sudhanshu Satyam" w:date="2020-08-10T09:25:00Z"/>
          <w:rFonts w:cstheme="minorHAnsi"/>
          <w:b/>
          <w:bCs/>
          <w:sz w:val="24"/>
          <w:szCs w:val="24"/>
        </w:rPr>
      </w:pPr>
    </w:p>
    <w:p w14:paraId="78FC5879" w14:textId="10487C7C" w:rsidR="009C43C9" w:rsidDel="0013224D" w:rsidRDefault="009C43C9" w:rsidP="00615E44">
      <w:pPr>
        <w:pStyle w:val="ListParagraph"/>
        <w:rPr>
          <w:del w:id="345" w:author="Sudhanshu Satyam" w:date="2020-08-10T09:25:00Z"/>
          <w:rFonts w:cstheme="minorHAnsi"/>
          <w:b/>
          <w:bCs/>
          <w:sz w:val="24"/>
          <w:szCs w:val="24"/>
        </w:rPr>
      </w:pPr>
    </w:p>
    <w:p w14:paraId="47DC6322" w14:textId="77777777" w:rsidR="00A81580" w:rsidRPr="0013224D" w:rsidRDefault="00A81580">
      <w:pPr>
        <w:rPr>
          <w:rFonts w:cstheme="minorHAnsi"/>
          <w:b/>
          <w:bCs/>
          <w:sz w:val="24"/>
          <w:szCs w:val="24"/>
          <w:rPrChange w:id="346" w:author="Sudhanshu Satyam" w:date="2020-08-10T09:25:00Z">
            <w:rPr/>
          </w:rPrChange>
        </w:rPr>
        <w:pPrChange w:id="347" w:author="Sudhanshu Satyam" w:date="2020-08-10T09:25:00Z">
          <w:pPr>
            <w:pStyle w:val="ListParagraph"/>
          </w:pPr>
        </w:pPrChange>
      </w:pPr>
    </w:p>
    <w:p w14:paraId="022AD053" w14:textId="7D3C5533" w:rsidR="009C43C9" w:rsidRPr="00A65337" w:rsidRDefault="00A65337" w:rsidP="000D2C35">
      <w:pPr>
        <w:pStyle w:val="ListParagraph"/>
        <w:numPr>
          <w:ilvl w:val="0"/>
          <w:numId w:val="3"/>
        </w:numPr>
        <w:rPr>
          <w:rFonts w:cstheme="minorHAnsi"/>
          <w:b/>
          <w:bCs/>
          <w:sz w:val="24"/>
          <w:szCs w:val="24"/>
        </w:rPr>
      </w:pPr>
      <w:del w:id="348" w:author="Sudhanshu Satyam" w:date="2020-08-10T09:48:00Z">
        <w:r w:rsidRPr="00EA2ED5" w:rsidDel="007B4F33">
          <w:rPr>
            <w:rStyle w:val="Heading2Char"/>
          </w:rPr>
          <w:delText xml:space="preserve">Create </w:delText>
        </w:r>
      </w:del>
      <w:bookmarkStart w:id="349" w:name="_Toc49964148"/>
      <w:r w:rsidRPr="00EA2ED5">
        <w:rPr>
          <w:rStyle w:val="Heading2Char"/>
        </w:rPr>
        <w:t>Default Package and Class</w:t>
      </w:r>
      <w:bookmarkEnd w:id="349"/>
      <w:r>
        <w:rPr>
          <w:rFonts w:cstheme="minorHAnsi"/>
          <w:b/>
          <w:bCs/>
          <w:sz w:val="24"/>
          <w:szCs w:val="24"/>
        </w:rPr>
        <w:t>:</w:t>
      </w:r>
      <w:r>
        <w:rPr>
          <w:rFonts w:cstheme="minorHAnsi"/>
          <w:sz w:val="24"/>
          <w:szCs w:val="24"/>
        </w:rPr>
        <w:t xml:space="preserve"> </w:t>
      </w:r>
    </w:p>
    <w:p w14:paraId="58FE36C7" w14:textId="421BA3E9" w:rsidR="00A65337" w:rsidRDefault="00D54AA8" w:rsidP="00A65337">
      <w:pPr>
        <w:pStyle w:val="ListParagraph"/>
        <w:rPr>
          <w:ins w:id="350" w:author="Sudhanshu Satyam" w:date="2020-08-10T09:53:00Z"/>
          <w:rFonts w:ascii="Consolas" w:hAnsi="Consolas" w:cs="Consolas"/>
          <w:color w:val="646464"/>
          <w:sz w:val="20"/>
          <w:szCs w:val="20"/>
          <w:shd w:val="clear" w:color="auto" w:fill="E8F2FE"/>
          <w:lang w:val="en-IN"/>
        </w:rPr>
      </w:pPr>
      <w:r>
        <w:rPr>
          <w:rFonts w:cstheme="minorHAnsi"/>
          <w:sz w:val="24"/>
          <w:szCs w:val="24"/>
        </w:rPr>
        <w:t xml:space="preserve">By Default, the project will create a package and one spring boot class which is entry point of spring boot project. </w:t>
      </w:r>
      <w:ins w:id="351" w:author="Sudhanshu Satyam" w:date="2020-08-10T09:51:00Z">
        <w:r w:rsidR="00BF6543">
          <w:rPr>
            <w:rFonts w:cstheme="minorHAnsi"/>
            <w:sz w:val="24"/>
            <w:szCs w:val="24"/>
          </w:rPr>
          <w:t xml:space="preserve">Annotate Spring boot main </w:t>
        </w:r>
      </w:ins>
      <w:ins w:id="352" w:author="Sudhanshu Satyam" w:date="2020-08-10T09:52:00Z">
        <w:r w:rsidR="00BF6543">
          <w:rPr>
            <w:rFonts w:cstheme="minorHAnsi"/>
            <w:sz w:val="24"/>
            <w:szCs w:val="24"/>
          </w:rPr>
          <w:t xml:space="preserve">class with </w:t>
        </w:r>
        <w:r w:rsidR="00BF6543">
          <w:rPr>
            <w:rFonts w:ascii="Consolas" w:hAnsi="Consolas" w:cs="Consolas"/>
            <w:color w:val="646464"/>
            <w:sz w:val="20"/>
            <w:szCs w:val="20"/>
            <w:shd w:val="clear" w:color="auto" w:fill="E8F2FE"/>
            <w:lang w:val="en-IN"/>
          </w:rPr>
          <w:t xml:space="preserve">@SpringBootApplication &amp; @EnableEurekaServer. </w:t>
        </w:r>
      </w:ins>
    </w:p>
    <w:p w14:paraId="396BF62A" w14:textId="43929A01" w:rsidR="00BF6543" w:rsidRDefault="00BF6543" w:rsidP="00A65337">
      <w:pPr>
        <w:pStyle w:val="ListParagraph"/>
        <w:rPr>
          <w:rFonts w:cstheme="minorHAnsi"/>
          <w:sz w:val="24"/>
          <w:szCs w:val="24"/>
        </w:rPr>
      </w:pPr>
      <w:ins w:id="353" w:author="Sudhanshu Satyam" w:date="2020-08-10T09:53:00Z">
        <w:r>
          <w:rPr>
            <w:rFonts w:ascii="Consolas" w:hAnsi="Consolas" w:cs="Consolas"/>
            <w:color w:val="646464"/>
            <w:sz w:val="20"/>
            <w:szCs w:val="20"/>
            <w:shd w:val="clear" w:color="auto" w:fill="E8F2FE"/>
            <w:lang w:val="en-IN"/>
          </w:rPr>
          <w:t>Annotating class with @EnableEurekaServer treats this class as Eureka Server.</w:t>
        </w:r>
      </w:ins>
    </w:p>
    <w:p w14:paraId="1D876CBD" w14:textId="5CE09497" w:rsidR="007B4F33" w:rsidRDefault="00D54AA8" w:rsidP="007B4F33">
      <w:pPr>
        <w:pStyle w:val="ListParagraph"/>
        <w:rPr>
          <w:ins w:id="354" w:author="Sudhanshu Satyam" w:date="2020-08-10T09:50:00Z"/>
          <w:rFonts w:cstheme="minorHAnsi"/>
          <w:b/>
          <w:bCs/>
          <w:sz w:val="24"/>
          <w:szCs w:val="24"/>
        </w:rPr>
      </w:pPr>
      <w:del w:id="355" w:author="Sudhanshu Satyam" w:date="2020-08-10T09:31:00Z">
        <w:r w:rsidDel="00243DF9">
          <w:rPr>
            <w:noProof/>
          </w:rPr>
          <w:drawing>
            <wp:inline distT="0" distB="0" distL="0" distR="0" wp14:anchorId="4607C601" wp14:editId="4BEFE28E">
              <wp:extent cx="5943600" cy="2327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27275"/>
                      </a:xfrm>
                      <a:prstGeom prst="rect">
                        <a:avLst/>
                      </a:prstGeom>
                    </pic:spPr>
                  </pic:pic>
                </a:graphicData>
              </a:graphic>
            </wp:inline>
          </w:drawing>
        </w:r>
      </w:del>
    </w:p>
    <w:p w14:paraId="2EB15660" w14:textId="35D50B66" w:rsidR="007B4F33" w:rsidRDefault="007B4F33" w:rsidP="007B4F33">
      <w:pPr>
        <w:pStyle w:val="ListParagraph"/>
        <w:rPr>
          <w:ins w:id="356" w:author="Sudhanshu Satyam" w:date="2020-08-10T09:50:00Z"/>
          <w:rFonts w:cstheme="minorHAnsi"/>
          <w:b/>
          <w:bCs/>
          <w:sz w:val="24"/>
          <w:szCs w:val="24"/>
        </w:rPr>
      </w:pPr>
      <w:ins w:id="357" w:author="Sudhanshu Satyam" w:date="2020-08-10T09:50:00Z">
        <w:r>
          <w:rPr>
            <w:noProof/>
          </w:rPr>
          <w:lastRenderedPageBreak/>
          <w:drawing>
            <wp:inline distT="0" distB="0" distL="0" distR="0" wp14:anchorId="69966187" wp14:editId="582E783E">
              <wp:extent cx="5943600" cy="22466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46630"/>
                      </a:xfrm>
                      <a:prstGeom prst="rect">
                        <a:avLst/>
                      </a:prstGeom>
                    </pic:spPr>
                  </pic:pic>
                </a:graphicData>
              </a:graphic>
            </wp:inline>
          </w:drawing>
        </w:r>
      </w:ins>
    </w:p>
    <w:p w14:paraId="49232065" w14:textId="639EA273" w:rsidR="00BF6543" w:rsidRDefault="00BF6543" w:rsidP="007B4F33">
      <w:pPr>
        <w:pStyle w:val="ListParagraph"/>
        <w:rPr>
          <w:ins w:id="358" w:author="Sudhanshu Satyam" w:date="2020-08-10T09:50:00Z"/>
          <w:rFonts w:cstheme="minorHAnsi"/>
          <w:b/>
          <w:bCs/>
          <w:sz w:val="24"/>
          <w:szCs w:val="24"/>
        </w:rPr>
      </w:pPr>
    </w:p>
    <w:p w14:paraId="57CAF4DC" w14:textId="15ACBEA8" w:rsidR="00BF6543" w:rsidRDefault="00BF6543" w:rsidP="007B4F33">
      <w:pPr>
        <w:pStyle w:val="ListParagraph"/>
        <w:rPr>
          <w:ins w:id="359" w:author="Sudhanshu Satyam" w:date="2020-08-10T09:44:00Z"/>
          <w:rFonts w:cstheme="minorHAnsi"/>
          <w:b/>
          <w:bCs/>
          <w:sz w:val="24"/>
          <w:szCs w:val="24"/>
        </w:rPr>
      </w:pPr>
    </w:p>
    <w:p w14:paraId="06204397" w14:textId="77777777" w:rsidR="007B4F33" w:rsidRPr="007B4F33" w:rsidRDefault="007B4F33">
      <w:pPr>
        <w:pStyle w:val="ListParagraph"/>
        <w:rPr>
          <w:rFonts w:cstheme="minorHAnsi"/>
          <w:b/>
          <w:bCs/>
          <w:sz w:val="24"/>
          <w:szCs w:val="24"/>
          <w:rPrChange w:id="360" w:author="Sudhanshu Satyam" w:date="2020-08-10T09:44:00Z">
            <w:rPr/>
          </w:rPrChange>
        </w:rPr>
      </w:pPr>
    </w:p>
    <w:p w14:paraId="7AE3DFDC" w14:textId="7E6BF66E" w:rsidR="00EA2ED5" w:rsidRDefault="00D54AA8">
      <w:pPr>
        <w:pStyle w:val="Heading2"/>
        <w:numPr>
          <w:ilvl w:val="0"/>
          <w:numId w:val="8"/>
        </w:numPr>
        <w:pPrChange w:id="361" w:author="Sudhanshu Satyam" w:date="2020-08-10T13:27:00Z">
          <w:pPr>
            <w:pStyle w:val="Heading2"/>
            <w:numPr>
              <w:numId w:val="3"/>
            </w:numPr>
            <w:ind w:left="720" w:hanging="360"/>
          </w:pPr>
        </w:pPrChange>
      </w:pPr>
      <w:bookmarkStart w:id="362" w:name="_Toc49964149"/>
      <w:r>
        <w:t>Dependency (Pom.xml) files</w:t>
      </w:r>
      <w:bookmarkEnd w:id="362"/>
      <w:del w:id="363" w:author="Sudhanshu Satyam" w:date="2020-09-02T18:32:00Z">
        <w:r w:rsidDel="007A4C0E">
          <w:delText xml:space="preserve">: </w:delText>
        </w:r>
      </w:del>
    </w:p>
    <w:p w14:paraId="563B3ABD" w14:textId="06A10CBE" w:rsidR="00D54AA8" w:rsidRPr="00D54AA8" w:rsidRDefault="00D54AA8" w:rsidP="00EA2ED5">
      <w:pPr>
        <w:pStyle w:val="ListParagraph"/>
        <w:rPr>
          <w:rFonts w:cstheme="minorHAnsi"/>
          <w:b/>
          <w:bCs/>
          <w:sz w:val="24"/>
          <w:szCs w:val="24"/>
        </w:rPr>
      </w:pPr>
      <w:r>
        <w:rPr>
          <w:rFonts w:cstheme="minorHAnsi"/>
          <w:sz w:val="24"/>
          <w:szCs w:val="24"/>
        </w:rPr>
        <w:t xml:space="preserve">By </w:t>
      </w:r>
      <w:r w:rsidR="00BF5DB2">
        <w:rPr>
          <w:rFonts w:cstheme="minorHAnsi"/>
          <w:sz w:val="24"/>
          <w:szCs w:val="24"/>
        </w:rPr>
        <w:t>default,</w:t>
      </w:r>
      <w:r>
        <w:rPr>
          <w:rFonts w:cstheme="minorHAnsi"/>
          <w:sz w:val="24"/>
          <w:szCs w:val="24"/>
        </w:rPr>
        <w:t xml:space="preserve"> Spring Boot Create a pom.xml which contains all the dependency of </w:t>
      </w:r>
      <w:del w:id="364" w:author="Sudhanshu Satyam" w:date="2020-08-10T09:56:00Z">
        <w:r w:rsidDel="009E6A47">
          <w:rPr>
            <w:rFonts w:cstheme="minorHAnsi"/>
            <w:sz w:val="24"/>
            <w:szCs w:val="24"/>
          </w:rPr>
          <w:delText xml:space="preserve">Web </w:delText>
        </w:r>
      </w:del>
      <w:ins w:id="365" w:author="Sudhanshu Satyam" w:date="2020-08-10T09:56:00Z">
        <w:r w:rsidR="009E6A47">
          <w:rPr>
            <w:rFonts w:cstheme="minorHAnsi"/>
            <w:sz w:val="24"/>
            <w:szCs w:val="24"/>
          </w:rPr>
          <w:t xml:space="preserve">discovery-server </w:t>
        </w:r>
      </w:ins>
      <w:r>
        <w:rPr>
          <w:rFonts w:cstheme="minorHAnsi"/>
          <w:sz w:val="24"/>
          <w:szCs w:val="24"/>
        </w:rPr>
        <w:t xml:space="preserve">Project. </w:t>
      </w:r>
    </w:p>
    <w:p w14:paraId="67D5FF1E" w14:textId="17A90854" w:rsidR="00D54AA8" w:rsidRDefault="00D54AA8" w:rsidP="00D54AA8">
      <w:pPr>
        <w:pStyle w:val="ListParagraph"/>
        <w:rPr>
          <w:rFonts w:cstheme="minorHAnsi"/>
          <w:b/>
          <w:bCs/>
          <w:sz w:val="24"/>
          <w:szCs w:val="24"/>
        </w:rPr>
      </w:pPr>
    </w:p>
    <w:p w14:paraId="4AB13D9B" w14:textId="63310CF6" w:rsidR="00D54AA8" w:rsidRDefault="00D54AA8" w:rsidP="00D54AA8">
      <w:pPr>
        <w:pStyle w:val="ListParagraph"/>
        <w:rPr>
          <w:rFonts w:cstheme="minorHAnsi"/>
          <w:b/>
          <w:bCs/>
          <w:sz w:val="24"/>
          <w:szCs w:val="24"/>
        </w:rPr>
      </w:pPr>
      <w:del w:id="366" w:author="Sudhanshu Satyam" w:date="2020-08-10T09:55:00Z">
        <w:r w:rsidDel="009E6A47">
          <w:rPr>
            <w:noProof/>
          </w:rPr>
          <w:drawing>
            <wp:inline distT="0" distB="0" distL="0" distR="0" wp14:anchorId="3664157B" wp14:editId="0C546412">
              <wp:extent cx="5943600" cy="3371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71850"/>
                      </a:xfrm>
                      <a:prstGeom prst="rect">
                        <a:avLst/>
                      </a:prstGeom>
                    </pic:spPr>
                  </pic:pic>
                </a:graphicData>
              </a:graphic>
            </wp:inline>
          </w:drawing>
        </w:r>
      </w:del>
      <w:ins w:id="367" w:author="Sudhanshu Satyam" w:date="2020-08-10T09:55:00Z">
        <w:r w:rsidR="009E6A47">
          <w:rPr>
            <w:noProof/>
          </w:rPr>
          <w:drawing>
            <wp:inline distT="0" distB="0" distL="0" distR="0" wp14:anchorId="6BCB1274" wp14:editId="76894AA8">
              <wp:extent cx="5943600" cy="2839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39720"/>
                      </a:xfrm>
                      <a:prstGeom prst="rect">
                        <a:avLst/>
                      </a:prstGeom>
                    </pic:spPr>
                  </pic:pic>
                </a:graphicData>
              </a:graphic>
            </wp:inline>
          </w:drawing>
        </w:r>
      </w:ins>
    </w:p>
    <w:p w14:paraId="103C850D" w14:textId="1B9341D9" w:rsidR="00D54AA8" w:rsidRDefault="00D54AA8" w:rsidP="00D54AA8">
      <w:pPr>
        <w:pStyle w:val="ListParagraph"/>
        <w:rPr>
          <w:rFonts w:cstheme="minorHAnsi"/>
          <w:b/>
          <w:bCs/>
          <w:sz w:val="24"/>
          <w:szCs w:val="24"/>
        </w:rPr>
      </w:pPr>
    </w:p>
    <w:p w14:paraId="7B51E258" w14:textId="0359B078" w:rsidR="00D54AA8" w:rsidRPr="007A7120" w:rsidRDefault="00744110">
      <w:pPr>
        <w:pStyle w:val="Heading2"/>
        <w:numPr>
          <w:ilvl w:val="0"/>
          <w:numId w:val="8"/>
        </w:numPr>
        <w:pPrChange w:id="368" w:author="Sudhanshu Satyam" w:date="2020-08-10T13:27:00Z">
          <w:pPr>
            <w:pStyle w:val="Heading2"/>
            <w:numPr>
              <w:numId w:val="3"/>
            </w:numPr>
            <w:ind w:left="720" w:hanging="360"/>
          </w:pPr>
        </w:pPrChange>
      </w:pPr>
      <w:bookmarkStart w:id="369" w:name="_Toc49964150"/>
      <w:ins w:id="370" w:author="Sudhanshu Satyam" w:date="2020-08-10T09:57:00Z">
        <w:r>
          <w:t>Configuring properties with application.yml</w:t>
        </w:r>
      </w:ins>
      <w:bookmarkEnd w:id="369"/>
      <w:del w:id="371" w:author="Sudhanshu Satyam" w:date="2020-08-10T09:57:00Z">
        <w:r w:rsidR="00D54AA8" w:rsidRPr="007A7120" w:rsidDel="00744110">
          <w:delText>Implement Rest Resources</w:delText>
        </w:r>
      </w:del>
    </w:p>
    <w:p w14:paraId="76F8E671" w14:textId="771926B6" w:rsidR="00D54AA8" w:rsidDel="0046404C" w:rsidRDefault="00D54AA8">
      <w:pPr>
        <w:ind w:left="720"/>
        <w:rPr>
          <w:del w:id="372" w:author="Sudhanshu Satyam" w:date="2020-08-10T09:58:00Z"/>
          <w:rFonts w:cstheme="minorHAnsi"/>
          <w:sz w:val="24"/>
          <w:szCs w:val="24"/>
        </w:rPr>
      </w:pPr>
      <w:r w:rsidRPr="00D54AA8">
        <w:rPr>
          <w:rFonts w:cstheme="minorHAnsi"/>
          <w:sz w:val="24"/>
          <w:szCs w:val="24"/>
        </w:rPr>
        <w:t xml:space="preserve">Now </w:t>
      </w:r>
      <w:del w:id="373" w:author="Sudhanshu Satyam" w:date="2020-08-10T09:58:00Z">
        <w:r w:rsidRPr="00D54AA8" w:rsidDel="0046404C">
          <w:rPr>
            <w:rFonts w:cstheme="minorHAnsi"/>
            <w:sz w:val="24"/>
            <w:szCs w:val="24"/>
          </w:rPr>
          <w:delText>that we're able to create our first REST application using Spring.</w:delText>
        </w:r>
      </w:del>
    </w:p>
    <w:p w14:paraId="17787D43" w14:textId="23A8F69A" w:rsidR="00D54AA8" w:rsidRDefault="00D54AA8">
      <w:pPr>
        <w:ind w:left="720"/>
        <w:rPr>
          <w:rFonts w:cstheme="minorHAnsi"/>
          <w:sz w:val="24"/>
          <w:szCs w:val="24"/>
        </w:rPr>
      </w:pPr>
      <w:del w:id="374" w:author="Sudhanshu Satyam" w:date="2020-08-10T09:58:00Z">
        <w:r w:rsidRPr="00D54AA8" w:rsidDel="0046404C">
          <w:rPr>
            <w:rFonts w:cstheme="minorHAnsi"/>
            <w:sz w:val="24"/>
            <w:szCs w:val="24"/>
          </w:rPr>
          <w:delText>Our API will only accept JSON requests and respond back with JSON responses thanks to the Jackson library, which allows us to deal with requests and responses as POJO classes without worrying about JSON/POJO conversions</w:delText>
        </w:r>
      </w:del>
      <w:ins w:id="375" w:author="Sudhanshu Satyam" w:date="2020-08-10T09:58:00Z">
        <w:r w:rsidR="0046404C">
          <w:rPr>
            <w:rFonts w:cstheme="minorHAnsi"/>
            <w:sz w:val="24"/>
            <w:szCs w:val="24"/>
          </w:rPr>
          <w:t xml:space="preserve">, We have to configure Eureka Server properties by creating application.yml file in </w:t>
        </w:r>
      </w:ins>
      <w:ins w:id="376" w:author="Sudhanshu Satyam" w:date="2020-08-10T09:59:00Z">
        <w:r w:rsidR="0046404C">
          <w:rPr>
            <w:rFonts w:cstheme="minorHAnsi"/>
            <w:sz w:val="24"/>
            <w:szCs w:val="24"/>
          </w:rPr>
          <w:t>resource directory(/src/main/resources)</w:t>
        </w:r>
      </w:ins>
      <w:ins w:id="377" w:author="Sudhanshu Satyam" w:date="2020-08-10T10:00:00Z">
        <w:r w:rsidR="007D24DD">
          <w:rPr>
            <w:rFonts w:cstheme="minorHAnsi"/>
            <w:sz w:val="24"/>
            <w:szCs w:val="24"/>
          </w:rPr>
          <w:t xml:space="preserve">. </w:t>
        </w:r>
        <w:r w:rsidR="00510D7E">
          <w:rPr>
            <w:rFonts w:cstheme="minorHAnsi"/>
            <w:sz w:val="24"/>
            <w:szCs w:val="24"/>
          </w:rPr>
          <w:t xml:space="preserve">This file contains </w:t>
        </w:r>
      </w:ins>
      <w:ins w:id="378" w:author="Sudhanshu Satyam" w:date="2020-08-10T10:02:00Z">
        <w:r w:rsidR="00510D7E">
          <w:rPr>
            <w:rFonts w:cstheme="minorHAnsi"/>
            <w:sz w:val="24"/>
            <w:szCs w:val="24"/>
          </w:rPr>
          <w:t>server port and registry</w:t>
        </w:r>
      </w:ins>
      <w:ins w:id="379" w:author="Sudhanshu Satyam" w:date="2020-08-10T10:03:00Z">
        <w:r w:rsidR="0021194F">
          <w:rPr>
            <w:rFonts w:cstheme="minorHAnsi"/>
            <w:sz w:val="24"/>
            <w:szCs w:val="24"/>
          </w:rPr>
          <w:t>-</w:t>
        </w:r>
      </w:ins>
      <w:ins w:id="380" w:author="Sudhanshu Satyam" w:date="2020-08-10T10:02:00Z">
        <w:r w:rsidR="00510D7E">
          <w:rPr>
            <w:rFonts w:cstheme="minorHAnsi"/>
            <w:sz w:val="24"/>
            <w:szCs w:val="24"/>
          </w:rPr>
          <w:t>related configurat</w:t>
        </w:r>
      </w:ins>
      <w:ins w:id="381" w:author="Sudhanshu Satyam" w:date="2020-08-10T10:03:00Z">
        <w:r w:rsidR="00510D7E">
          <w:rPr>
            <w:rFonts w:cstheme="minorHAnsi"/>
            <w:sz w:val="24"/>
            <w:szCs w:val="24"/>
          </w:rPr>
          <w:t>ion as show below:</w:t>
        </w:r>
      </w:ins>
      <w:del w:id="382" w:author="Sudhanshu Satyam" w:date="2020-08-10T09:58:00Z">
        <w:r w:rsidRPr="00D54AA8" w:rsidDel="0046404C">
          <w:rPr>
            <w:rFonts w:cstheme="minorHAnsi"/>
            <w:sz w:val="24"/>
            <w:szCs w:val="24"/>
          </w:rPr>
          <w:delText>.</w:delText>
        </w:r>
      </w:del>
    </w:p>
    <w:p w14:paraId="5C424D97" w14:textId="76A79290" w:rsidR="00537295" w:rsidRDefault="007272E7">
      <w:pPr>
        <w:ind w:left="720"/>
        <w:rPr>
          <w:rFonts w:cstheme="minorHAnsi"/>
          <w:sz w:val="24"/>
          <w:szCs w:val="24"/>
        </w:rPr>
      </w:pPr>
      <w:del w:id="383" w:author="Sudhanshu Satyam" w:date="2020-08-10T10:01:00Z">
        <w:r w:rsidDel="00510D7E">
          <w:rPr>
            <w:noProof/>
          </w:rPr>
          <w:lastRenderedPageBreak/>
          <w:drawing>
            <wp:inline distT="0" distB="0" distL="0" distR="0" wp14:anchorId="7FF98049" wp14:editId="61B4F7BD">
              <wp:extent cx="5943600" cy="5141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41595"/>
                      </a:xfrm>
                      <a:prstGeom prst="rect">
                        <a:avLst/>
                      </a:prstGeom>
                    </pic:spPr>
                  </pic:pic>
                </a:graphicData>
              </a:graphic>
            </wp:inline>
          </w:drawing>
        </w:r>
      </w:del>
      <w:ins w:id="384" w:author="Sudhanshu Satyam" w:date="2020-08-10T10:01:00Z">
        <w:r w:rsidR="00510D7E">
          <w:rPr>
            <w:noProof/>
          </w:rPr>
          <w:drawing>
            <wp:inline distT="0" distB="0" distL="0" distR="0" wp14:anchorId="7135D4A2" wp14:editId="329FF9AB">
              <wp:extent cx="5943600" cy="28752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75280"/>
                      </a:xfrm>
                      <a:prstGeom prst="rect">
                        <a:avLst/>
                      </a:prstGeom>
                    </pic:spPr>
                  </pic:pic>
                </a:graphicData>
              </a:graphic>
            </wp:inline>
          </w:drawing>
        </w:r>
      </w:ins>
    </w:p>
    <w:p w14:paraId="6A3F0C5C" w14:textId="3FED1672" w:rsidR="007272E7" w:rsidDel="00AF211E" w:rsidRDefault="007272E7" w:rsidP="00D54AA8">
      <w:pPr>
        <w:ind w:left="720"/>
        <w:rPr>
          <w:del w:id="385" w:author="Sudhanshu Satyam" w:date="2020-08-10T10:08:00Z"/>
          <w:rFonts w:cstheme="minorHAnsi"/>
          <w:sz w:val="24"/>
          <w:szCs w:val="24"/>
        </w:rPr>
      </w:pPr>
    </w:p>
    <w:p w14:paraId="0B15B6A3" w14:textId="1781A40A" w:rsidR="007272E7" w:rsidRPr="007272E7" w:rsidDel="00537295" w:rsidRDefault="007272E7" w:rsidP="007272E7">
      <w:pPr>
        <w:ind w:left="720"/>
        <w:rPr>
          <w:del w:id="386" w:author="Sudhanshu Satyam" w:date="2020-08-10T10:03:00Z"/>
          <w:rFonts w:cstheme="minorHAnsi"/>
          <w:sz w:val="24"/>
          <w:szCs w:val="24"/>
        </w:rPr>
      </w:pPr>
      <w:del w:id="387" w:author="Sudhanshu Satyam" w:date="2020-08-10T10:03:00Z">
        <w:r w:rsidRPr="007272E7" w:rsidDel="00537295">
          <w:rPr>
            <w:rFonts w:cstheme="minorHAnsi"/>
            <w:sz w:val="24"/>
            <w:szCs w:val="24"/>
          </w:rPr>
          <w:delText xml:space="preserve">The most important class in our API is the controller which acts as the interface for client/server communication, each controller acts as a resource which exposes some services and is accessed via specific </w:delText>
        </w:r>
        <w:r w:rsidR="00BF5DB2" w:rsidDel="00537295">
          <w:rPr>
            <w:rFonts w:cstheme="minorHAnsi"/>
            <w:sz w:val="24"/>
            <w:szCs w:val="24"/>
          </w:rPr>
          <w:delText>URL</w:delText>
        </w:r>
        <w:r w:rsidRPr="007272E7" w:rsidDel="00537295">
          <w:rPr>
            <w:rFonts w:cstheme="minorHAnsi"/>
            <w:sz w:val="24"/>
            <w:szCs w:val="24"/>
          </w:rPr>
          <w:delText>.</w:delText>
        </w:r>
      </w:del>
    </w:p>
    <w:p w14:paraId="01AB0882" w14:textId="14CE2AA3" w:rsidR="007272E7" w:rsidRPr="007272E7" w:rsidDel="00537295" w:rsidRDefault="007272E7" w:rsidP="007272E7">
      <w:pPr>
        <w:ind w:left="720"/>
        <w:rPr>
          <w:del w:id="388" w:author="Sudhanshu Satyam" w:date="2020-08-10T10:03:00Z"/>
          <w:rFonts w:cstheme="minorHAnsi"/>
          <w:sz w:val="24"/>
          <w:szCs w:val="24"/>
        </w:rPr>
      </w:pPr>
      <w:del w:id="389" w:author="Sudhanshu Satyam" w:date="2020-08-10T10:03:00Z">
        <w:r w:rsidRPr="007272E7" w:rsidDel="00537295">
          <w:rPr>
            <w:rFonts w:cstheme="minorHAnsi"/>
            <w:sz w:val="24"/>
            <w:szCs w:val="24"/>
          </w:rPr>
          <w:delText>In our example, we define one resource called UserController, which exposes the user service to the customers.</w:delText>
        </w:r>
      </w:del>
    </w:p>
    <w:p w14:paraId="59265BE4" w14:textId="2E5CAFE1" w:rsidR="007272E7" w:rsidDel="00537295" w:rsidRDefault="007272E7" w:rsidP="007272E7">
      <w:pPr>
        <w:ind w:left="720"/>
        <w:rPr>
          <w:del w:id="390" w:author="Sudhanshu Satyam" w:date="2020-08-10T10:03:00Z"/>
          <w:rFonts w:cstheme="minorHAnsi"/>
          <w:sz w:val="24"/>
          <w:szCs w:val="24"/>
        </w:rPr>
      </w:pPr>
      <w:del w:id="391" w:author="Sudhanshu Satyam" w:date="2020-08-10T10:03:00Z">
        <w:r w:rsidRPr="007272E7" w:rsidDel="00537295">
          <w:rPr>
            <w:rFonts w:cstheme="minorHAnsi"/>
            <w:sz w:val="24"/>
            <w:szCs w:val="24"/>
          </w:rPr>
          <w:delText>Our controller looks like the following:</w:delText>
        </w:r>
      </w:del>
    </w:p>
    <w:p w14:paraId="3B1CF46D" w14:textId="420DCA27" w:rsidR="00537295" w:rsidDel="00537295" w:rsidRDefault="007272E7" w:rsidP="007272E7">
      <w:pPr>
        <w:ind w:left="720"/>
        <w:rPr>
          <w:del w:id="392" w:author="Sudhanshu Satyam" w:date="2020-08-10T10:03:00Z"/>
          <w:rFonts w:cstheme="minorHAnsi"/>
          <w:sz w:val="24"/>
          <w:szCs w:val="24"/>
        </w:rPr>
      </w:pPr>
      <w:del w:id="393" w:author="Sudhanshu Satyam" w:date="2020-08-10T10:03:00Z">
        <w:r w:rsidDel="00537295">
          <w:rPr>
            <w:noProof/>
          </w:rPr>
          <w:drawing>
            <wp:inline distT="0" distB="0" distL="0" distR="0" wp14:anchorId="029866AC" wp14:editId="4539653A">
              <wp:extent cx="5943600" cy="4650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50740"/>
                      </a:xfrm>
                      <a:prstGeom prst="rect">
                        <a:avLst/>
                      </a:prstGeom>
                    </pic:spPr>
                  </pic:pic>
                </a:graphicData>
              </a:graphic>
            </wp:inline>
          </w:drawing>
        </w:r>
      </w:del>
    </w:p>
    <w:p w14:paraId="31B9C8E0" w14:textId="4E7CADF1" w:rsidR="0036347E" w:rsidDel="00AF211E" w:rsidRDefault="0036347E" w:rsidP="007272E7">
      <w:pPr>
        <w:ind w:left="720"/>
        <w:rPr>
          <w:del w:id="394" w:author="Sudhanshu Satyam" w:date="2020-08-10T10:08:00Z"/>
          <w:rFonts w:cstheme="minorHAnsi"/>
          <w:sz w:val="24"/>
          <w:szCs w:val="24"/>
        </w:rPr>
      </w:pPr>
      <w:del w:id="395" w:author="Sudhanshu Satyam" w:date="2020-08-10T10:08:00Z">
        <w:r w:rsidRPr="0036347E" w:rsidDel="00AF211E">
          <w:rPr>
            <w:rFonts w:cstheme="minorHAnsi"/>
            <w:b/>
            <w:bCs/>
            <w:sz w:val="24"/>
            <w:szCs w:val="24"/>
          </w:rPr>
          <w:delText>@RestController:</w:delText>
        </w:r>
        <w:r w:rsidRPr="0036347E" w:rsidDel="00AF211E">
          <w:rPr>
            <w:rFonts w:cstheme="minorHAnsi"/>
            <w:sz w:val="24"/>
            <w:szCs w:val="24"/>
          </w:rPr>
          <w:delText xml:space="preserve"> this annotation marks the class as a Resource, it defines implicitly both @Controller and @ResponseBody MVC annotations, when annotating a class with @RestController, it's not necessary to write @ResponseBody beside the POJO classes returned from your methods.</w:delText>
        </w:r>
      </w:del>
    </w:p>
    <w:p w14:paraId="7BE3183A" w14:textId="2029E23A" w:rsidR="0036347E" w:rsidDel="00AF211E" w:rsidRDefault="0036347E" w:rsidP="007272E7">
      <w:pPr>
        <w:ind w:left="720"/>
        <w:rPr>
          <w:del w:id="396" w:author="Sudhanshu Satyam" w:date="2020-08-10T10:08:00Z"/>
          <w:rFonts w:cstheme="minorHAnsi"/>
          <w:sz w:val="24"/>
          <w:szCs w:val="24"/>
        </w:rPr>
      </w:pPr>
    </w:p>
    <w:p w14:paraId="4AE2FEB2" w14:textId="06758760" w:rsidR="002F64C6" w:rsidDel="00AF211E" w:rsidRDefault="002F64C6" w:rsidP="002428A4">
      <w:pPr>
        <w:pStyle w:val="ListParagraph"/>
        <w:numPr>
          <w:ilvl w:val="0"/>
          <w:numId w:val="3"/>
        </w:numPr>
        <w:rPr>
          <w:del w:id="397" w:author="Sudhanshu Satyam" w:date="2020-08-10T10:08:00Z"/>
          <w:rFonts w:cstheme="minorHAnsi"/>
          <w:sz w:val="24"/>
          <w:szCs w:val="24"/>
        </w:rPr>
      </w:pPr>
      <w:del w:id="398" w:author="Sudhanshu Satyam" w:date="2020-08-10T10:08:00Z">
        <w:r w:rsidRPr="002428A4" w:rsidDel="00AF211E">
          <w:rPr>
            <w:rStyle w:val="Heading2Char"/>
          </w:rPr>
          <w:delText>Change Port Number</w:delText>
        </w:r>
        <w:r w:rsidDel="00AF211E">
          <w:rPr>
            <w:rFonts w:cstheme="minorHAnsi"/>
            <w:b/>
            <w:bCs/>
            <w:sz w:val="24"/>
            <w:szCs w:val="24"/>
          </w:rPr>
          <w:delText>:</w:delText>
        </w:r>
        <w:r w:rsidDel="00AF211E">
          <w:rPr>
            <w:rFonts w:cstheme="minorHAnsi"/>
            <w:sz w:val="24"/>
            <w:szCs w:val="24"/>
          </w:rPr>
          <w:delText xml:space="preserve"> By Default, the Spring container is using 8080 port but if developer wants to change the port, that can be changed through application.properties file. </w:delText>
        </w:r>
      </w:del>
    </w:p>
    <w:p w14:paraId="591160F5" w14:textId="65D71B21" w:rsidR="002F64C6" w:rsidDel="00AF211E" w:rsidRDefault="002F64C6" w:rsidP="002F64C6">
      <w:pPr>
        <w:pStyle w:val="ListParagraph"/>
        <w:rPr>
          <w:del w:id="399" w:author="Sudhanshu Satyam" w:date="2020-08-10T10:08:00Z"/>
          <w:rFonts w:cstheme="minorHAnsi"/>
          <w:b/>
          <w:bCs/>
          <w:sz w:val="24"/>
          <w:szCs w:val="24"/>
        </w:rPr>
      </w:pPr>
    </w:p>
    <w:p w14:paraId="3C2F47D4" w14:textId="106839A7" w:rsidR="002F64C6" w:rsidRPr="002F64C6" w:rsidDel="00AF211E" w:rsidRDefault="002F64C6" w:rsidP="002F64C6">
      <w:pPr>
        <w:pStyle w:val="ListParagraph"/>
        <w:rPr>
          <w:del w:id="400" w:author="Sudhanshu Satyam" w:date="2020-08-10T10:08:00Z"/>
          <w:rFonts w:cstheme="minorHAnsi"/>
          <w:sz w:val="24"/>
          <w:szCs w:val="24"/>
        </w:rPr>
      </w:pPr>
      <w:del w:id="401" w:author="Sudhanshu Satyam" w:date="2020-08-10T10:08:00Z">
        <w:r w:rsidDel="00AF211E">
          <w:rPr>
            <w:noProof/>
          </w:rPr>
          <w:drawing>
            <wp:inline distT="0" distB="0" distL="0" distR="0" wp14:anchorId="3244D786" wp14:editId="303FB92C">
              <wp:extent cx="5343525" cy="1009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3525" cy="1009650"/>
                      </a:xfrm>
                      <a:prstGeom prst="rect">
                        <a:avLst/>
                      </a:prstGeom>
                    </pic:spPr>
                  </pic:pic>
                </a:graphicData>
              </a:graphic>
            </wp:inline>
          </w:drawing>
        </w:r>
      </w:del>
    </w:p>
    <w:p w14:paraId="7F1F415D" w14:textId="02BE3829" w:rsidR="0036347E" w:rsidRDefault="00AF211E" w:rsidP="00FD2588">
      <w:pPr>
        <w:pStyle w:val="Heading1"/>
        <w:rPr>
          <w:rFonts w:cstheme="minorHAnsi"/>
          <w:b/>
          <w:bCs/>
          <w:sz w:val="24"/>
          <w:szCs w:val="24"/>
        </w:rPr>
      </w:pPr>
      <w:bookmarkStart w:id="402" w:name="_Toc49964151"/>
      <w:ins w:id="403" w:author="Sudhanshu Satyam" w:date="2020-08-10T10:08:00Z">
        <w:r>
          <w:rPr>
            <w:rStyle w:val="Heading2Char"/>
          </w:rPr>
          <w:t>Registe</w:t>
        </w:r>
      </w:ins>
      <w:ins w:id="404" w:author="Sudhanshu Satyam" w:date="2020-08-10T10:09:00Z">
        <w:r>
          <w:rPr>
            <w:rStyle w:val="Heading2Char"/>
          </w:rPr>
          <w:t>r Eureka Server</w:t>
        </w:r>
      </w:ins>
      <w:bookmarkEnd w:id="402"/>
      <w:del w:id="405" w:author="Sudhanshu Satyam" w:date="2020-08-10T10:06:00Z">
        <w:r w:rsidR="002F64C6" w:rsidRPr="00BB36D4" w:rsidDel="00AF211E">
          <w:rPr>
            <w:rStyle w:val="Heading2Char"/>
          </w:rPr>
          <w:delText>Deploy the webservices</w:delText>
        </w:r>
      </w:del>
      <w:del w:id="406" w:author="Sudhanshu Satyam" w:date="2020-09-02T18:32:00Z">
        <w:r w:rsidR="002F64C6" w:rsidRPr="002F64C6" w:rsidDel="007A4C0E">
          <w:rPr>
            <w:rFonts w:cstheme="minorHAnsi"/>
            <w:b/>
            <w:bCs/>
            <w:sz w:val="24"/>
            <w:szCs w:val="24"/>
          </w:rPr>
          <w:delText>:</w:delText>
        </w:r>
      </w:del>
      <w:r w:rsidR="002F64C6">
        <w:rPr>
          <w:rFonts w:cstheme="minorHAnsi"/>
          <w:b/>
          <w:bCs/>
          <w:sz w:val="24"/>
          <w:szCs w:val="24"/>
        </w:rPr>
        <w:t xml:space="preserve"> </w:t>
      </w:r>
    </w:p>
    <w:p w14:paraId="709864E9" w14:textId="73F9548E" w:rsidR="008A309C" w:rsidRPr="00AF211E" w:rsidRDefault="00FE66DA">
      <w:pPr>
        <w:rPr>
          <w:rFonts w:cstheme="minorHAnsi"/>
          <w:sz w:val="24"/>
          <w:szCs w:val="24"/>
          <w:rPrChange w:id="407" w:author="Sudhanshu Satyam" w:date="2020-08-10T10:10:00Z">
            <w:rPr/>
          </w:rPrChange>
        </w:rPr>
        <w:pPrChange w:id="408" w:author="Sudhanshu Satyam" w:date="2020-08-10T10:10:00Z">
          <w:pPr>
            <w:pStyle w:val="ListParagraph"/>
          </w:pPr>
        </w:pPrChange>
      </w:pPr>
      <w:ins w:id="409" w:author="Sudhanshu Satyam" w:date="2020-08-10T10:10:00Z">
        <w:r>
          <w:rPr>
            <w:rFonts w:cstheme="minorHAnsi"/>
            <w:sz w:val="24"/>
            <w:szCs w:val="24"/>
          </w:rPr>
          <w:t>We have register</w:t>
        </w:r>
      </w:ins>
      <w:ins w:id="410" w:author="Sudhanshu Satyam" w:date="2020-08-10T18:05:00Z">
        <w:r w:rsidR="00BB0A30">
          <w:rPr>
            <w:rFonts w:cstheme="minorHAnsi"/>
            <w:sz w:val="24"/>
            <w:szCs w:val="24"/>
          </w:rPr>
          <w:t>ed</w:t>
        </w:r>
      </w:ins>
      <w:ins w:id="411" w:author="Sudhanshu Satyam" w:date="2020-08-10T10:10:00Z">
        <w:r>
          <w:rPr>
            <w:rFonts w:cstheme="minorHAnsi"/>
            <w:sz w:val="24"/>
            <w:szCs w:val="24"/>
          </w:rPr>
          <w:t xml:space="preserve"> Eureka Server at port </w:t>
        </w:r>
      </w:ins>
      <w:ins w:id="412" w:author="Sudhanshu Satyam" w:date="2020-08-10T18:03:00Z">
        <w:r w:rsidR="007B20A3">
          <w:rPr>
            <w:rFonts w:cstheme="minorHAnsi"/>
            <w:sz w:val="24"/>
            <w:szCs w:val="24"/>
          </w:rPr>
          <w:t>:</w:t>
        </w:r>
      </w:ins>
      <w:ins w:id="413" w:author="Sudhanshu Satyam" w:date="2020-08-10T10:10:00Z">
        <w:r>
          <w:rPr>
            <w:rFonts w:cstheme="minorHAnsi"/>
            <w:sz w:val="24"/>
            <w:szCs w:val="24"/>
          </w:rPr>
          <w:t xml:space="preserve"> 8761</w:t>
        </w:r>
      </w:ins>
      <w:ins w:id="414" w:author="Sudhanshu Satyam" w:date="2020-08-10T18:05:00Z">
        <w:r w:rsidR="00BB0A30">
          <w:rPr>
            <w:rFonts w:cstheme="minorHAnsi"/>
            <w:sz w:val="24"/>
            <w:szCs w:val="24"/>
          </w:rPr>
          <w:t xml:space="preserve"> </w:t>
        </w:r>
      </w:ins>
      <w:del w:id="415" w:author="Sudhanshu Satyam" w:date="2020-08-10T10:10:00Z">
        <w:r w:rsidR="008A309C" w:rsidRPr="00AF211E" w:rsidDel="00AF211E">
          <w:rPr>
            <w:rFonts w:cstheme="minorHAnsi"/>
            <w:sz w:val="24"/>
            <w:szCs w:val="24"/>
            <w:rPrChange w:id="416" w:author="Sudhanshu Satyam" w:date="2020-08-10T10:10:00Z">
              <w:rPr/>
            </w:rPrChange>
          </w:rPr>
          <w:delText>The Sprin</w:delText>
        </w:r>
      </w:del>
      <w:del w:id="417" w:author="Sudhanshu Satyam" w:date="2020-08-10T10:09:00Z">
        <w:r w:rsidR="008A309C" w:rsidRPr="00AF211E" w:rsidDel="00AF211E">
          <w:rPr>
            <w:rFonts w:cstheme="minorHAnsi"/>
            <w:sz w:val="24"/>
            <w:szCs w:val="24"/>
            <w:rPrChange w:id="418" w:author="Sudhanshu Satyam" w:date="2020-08-10T10:10:00Z">
              <w:rPr/>
            </w:rPrChange>
          </w:rPr>
          <w:delText xml:space="preserve">g boot application can </w:delText>
        </w:r>
        <w:r w:rsidR="00FD2588" w:rsidRPr="00AF211E" w:rsidDel="00AF211E">
          <w:rPr>
            <w:rFonts w:cstheme="minorHAnsi"/>
            <w:sz w:val="24"/>
            <w:szCs w:val="24"/>
            <w:rPrChange w:id="419" w:author="Sudhanshu Satyam" w:date="2020-08-10T10:10:00Z">
              <w:rPr/>
            </w:rPrChange>
          </w:rPr>
          <w:delText>deploy</w:delText>
        </w:r>
        <w:r w:rsidR="008A309C" w:rsidRPr="00AF211E" w:rsidDel="00AF211E">
          <w:rPr>
            <w:rFonts w:cstheme="minorHAnsi"/>
            <w:sz w:val="24"/>
            <w:szCs w:val="24"/>
            <w:rPrChange w:id="420" w:author="Sudhanshu Satyam" w:date="2020-08-10T10:10:00Z">
              <w:rPr/>
            </w:rPrChange>
          </w:rPr>
          <w:delText xml:space="preserve"> by 2 ways.</w:delText>
        </w:r>
      </w:del>
    </w:p>
    <w:p w14:paraId="0E27F075" w14:textId="1E14544E" w:rsidR="008A309C" w:rsidDel="00AF211E" w:rsidRDefault="008A309C" w:rsidP="008A309C">
      <w:pPr>
        <w:pStyle w:val="ListParagraph"/>
        <w:numPr>
          <w:ilvl w:val="1"/>
          <w:numId w:val="2"/>
        </w:numPr>
        <w:rPr>
          <w:del w:id="421" w:author="Sudhanshu Satyam" w:date="2020-08-10T10:09:00Z"/>
          <w:rFonts w:cstheme="minorHAnsi"/>
          <w:sz w:val="24"/>
          <w:szCs w:val="24"/>
        </w:rPr>
      </w:pPr>
      <w:r>
        <w:rPr>
          <w:rFonts w:cstheme="minorHAnsi"/>
          <w:sz w:val="24"/>
          <w:szCs w:val="24"/>
        </w:rPr>
        <w:t>Run as Spring boot applicatio</w:t>
      </w:r>
      <w:ins w:id="422" w:author="Sudhanshu Satyam" w:date="2020-08-10T10:09:00Z">
        <w:r w:rsidR="00AF211E">
          <w:rPr>
            <w:rFonts w:cstheme="minorHAnsi"/>
            <w:sz w:val="24"/>
            <w:szCs w:val="24"/>
          </w:rPr>
          <w:t>n</w:t>
        </w:r>
      </w:ins>
      <w:del w:id="423" w:author="Sudhanshu Satyam" w:date="2020-08-10T10:09:00Z">
        <w:r w:rsidDel="00AF211E">
          <w:rPr>
            <w:rFonts w:cstheme="minorHAnsi"/>
            <w:sz w:val="24"/>
            <w:szCs w:val="24"/>
          </w:rPr>
          <w:delText>n</w:delText>
        </w:r>
      </w:del>
    </w:p>
    <w:p w14:paraId="66FD2582" w14:textId="26A40A1C" w:rsidR="008A309C" w:rsidRPr="00AF211E" w:rsidRDefault="008A309C">
      <w:pPr>
        <w:pStyle w:val="ListParagraph"/>
        <w:numPr>
          <w:ilvl w:val="1"/>
          <w:numId w:val="2"/>
        </w:numPr>
        <w:rPr>
          <w:rFonts w:cstheme="minorHAnsi"/>
          <w:sz w:val="24"/>
          <w:szCs w:val="24"/>
          <w:rPrChange w:id="424" w:author="Sudhanshu Satyam" w:date="2020-08-10T10:09:00Z">
            <w:rPr/>
          </w:rPrChange>
        </w:rPr>
      </w:pPr>
      <w:del w:id="425" w:author="Sudhanshu Satyam" w:date="2020-08-10T10:09:00Z">
        <w:r w:rsidRPr="00AF211E" w:rsidDel="00AF211E">
          <w:rPr>
            <w:rFonts w:cstheme="minorHAnsi"/>
            <w:sz w:val="24"/>
            <w:szCs w:val="24"/>
            <w:rPrChange w:id="426" w:author="Sudhanshu Satyam" w:date="2020-08-10T10:09:00Z">
              <w:rPr/>
            </w:rPrChange>
          </w:rPr>
          <w:delText xml:space="preserve">Deploy and </w:delText>
        </w:r>
        <w:r w:rsidR="006136FE" w:rsidRPr="00AF211E" w:rsidDel="00AF211E">
          <w:rPr>
            <w:rFonts w:cstheme="minorHAnsi"/>
            <w:sz w:val="24"/>
            <w:szCs w:val="24"/>
            <w:rPrChange w:id="427" w:author="Sudhanshu Satyam" w:date="2020-08-10T10:09:00Z">
              <w:rPr/>
            </w:rPrChange>
          </w:rPr>
          <w:delText>Run</w:delText>
        </w:r>
        <w:r w:rsidRPr="00AF211E" w:rsidDel="00AF211E">
          <w:rPr>
            <w:rFonts w:cstheme="minorHAnsi"/>
            <w:sz w:val="24"/>
            <w:szCs w:val="24"/>
            <w:rPrChange w:id="428" w:author="Sudhanshu Satyam" w:date="2020-08-10T10:09:00Z">
              <w:rPr/>
            </w:rPrChange>
          </w:rPr>
          <w:delText xml:space="preserve"> on Docker</w:delText>
        </w:r>
      </w:del>
    </w:p>
    <w:p w14:paraId="69CA2B66" w14:textId="0E247918" w:rsidR="008A309C" w:rsidRDefault="008A309C" w:rsidP="008861C6">
      <w:pPr>
        <w:pStyle w:val="Heading2"/>
        <w:numPr>
          <w:ilvl w:val="0"/>
          <w:numId w:val="5"/>
        </w:numPr>
      </w:pPr>
      <w:bookmarkStart w:id="429" w:name="_Toc49964152"/>
      <w:r>
        <w:t>Run as Spring Boot Application</w:t>
      </w:r>
      <w:bookmarkEnd w:id="429"/>
      <w:del w:id="430" w:author="Sudhanshu Satyam" w:date="2020-09-02T18:32:00Z">
        <w:r w:rsidDel="007A4C0E">
          <w:delText>:</w:delText>
        </w:r>
      </w:del>
    </w:p>
    <w:p w14:paraId="15BCD12C" w14:textId="77777777" w:rsidR="0060179F" w:rsidRDefault="0060179F" w:rsidP="008A309C">
      <w:pPr>
        <w:rPr>
          <w:rFonts w:cstheme="minorHAnsi"/>
          <w:sz w:val="24"/>
          <w:szCs w:val="24"/>
        </w:rPr>
      </w:pPr>
      <w:r>
        <w:rPr>
          <w:rFonts w:cstheme="minorHAnsi"/>
          <w:sz w:val="24"/>
          <w:szCs w:val="24"/>
        </w:rPr>
        <w:t xml:space="preserve">Right click on the project </w:t>
      </w:r>
      <w:r w:rsidRPr="0060179F">
        <w:rPr>
          <w:rFonts w:cstheme="minorHAnsi"/>
          <w:sz w:val="24"/>
          <w:szCs w:val="24"/>
        </w:rPr>
        <w:sym w:font="Wingdings" w:char="F0E0"/>
      </w:r>
      <w:r>
        <w:rPr>
          <w:rFonts w:cstheme="minorHAnsi"/>
          <w:sz w:val="24"/>
          <w:szCs w:val="24"/>
        </w:rPr>
        <w:t xml:space="preserve"> Run As </w:t>
      </w:r>
      <w:r w:rsidRPr="0060179F">
        <w:rPr>
          <w:rFonts w:cstheme="minorHAnsi"/>
          <w:sz w:val="24"/>
          <w:szCs w:val="24"/>
        </w:rPr>
        <w:sym w:font="Wingdings" w:char="F0E0"/>
      </w:r>
      <w:r>
        <w:rPr>
          <w:rFonts w:cstheme="minorHAnsi"/>
          <w:sz w:val="24"/>
          <w:szCs w:val="24"/>
        </w:rPr>
        <w:t xml:space="preserve"> Spring Boot App</w:t>
      </w:r>
    </w:p>
    <w:p w14:paraId="73895D40" w14:textId="35C1D25F" w:rsidR="006217D6" w:rsidRDefault="006217D6" w:rsidP="008A309C">
      <w:pPr>
        <w:rPr>
          <w:rFonts w:cstheme="minorHAnsi"/>
          <w:sz w:val="24"/>
          <w:szCs w:val="24"/>
        </w:rPr>
      </w:pPr>
      <w:del w:id="431" w:author="Sudhanshu Satyam" w:date="2020-08-10T10:12:00Z">
        <w:r w:rsidDel="00915E34">
          <w:rPr>
            <w:noProof/>
          </w:rPr>
          <w:drawing>
            <wp:inline distT="0" distB="0" distL="0" distR="0" wp14:anchorId="27EA2B73" wp14:editId="306403C8">
              <wp:extent cx="5943600" cy="15227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22730"/>
                      </a:xfrm>
                      <a:prstGeom prst="rect">
                        <a:avLst/>
                      </a:prstGeom>
                    </pic:spPr>
                  </pic:pic>
                </a:graphicData>
              </a:graphic>
            </wp:inline>
          </w:drawing>
        </w:r>
      </w:del>
      <w:ins w:id="432" w:author="Sudhanshu Satyam" w:date="2020-08-10T10:12:00Z">
        <w:r w:rsidR="00915E34">
          <w:rPr>
            <w:noProof/>
          </w:rPr>
          <w:drawing>
            <wp:inline distT="0" distB="0" distL="0" distR="0" wp14:anchorId="67B05808" wp14:editId="09B0E04D">
              <wp:extent cx="5943600" cy="26263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26360"/>
                      </a:xfrm>
                      <a:prstGeom prst="rect">
                        <a:avLst/>
                      </a:prstGeom>
                    </pic:spPr>
                  </pic:pic>
                </a:graphicData>
              </a:graphic>
            </wp:inline>
          </w:drawing>
        </w:r>
      </w:ins>
    </w:p>
    <w:p w14:paraId="4BD94695" w14:textId="77777777" w:rsidR="006217D6" w:rsidRDefault="006217D6" w:rsidP="008A309C">
      <w:pPr>
        <w:rPr>
          <w:rFonts w:cstheme="minorHAnsi"/>
          <w:sz w:val="24"/>
          <w:szCs w:val="24"/>
        </w:rPr>
      </w:pPr>
    </w:p>
    <w:p w14:paraId="50A0567D" w14:textId="4EDD2A23" w:rsidR="006217D6" w:rsidRDefault="006217D6" w:rsidP="008A309C">
      <w:pPr>
        <w:rPr>
          <w:rFonts w:cstheme="minorHAnsi"/>
          <w:sz w:val="24"/>
          <w:szCs w:val="24"/>
        </w:rPr>
      </w:pPr>
      <w:del w:id="433" w:author="Sudhanshu Satyam" w:date="2020-08-10T10:12:00Z">
        <w:r w:rsidDel="00915E34">
          <w:rPr>
            <w:noProof/>
          </w:rPr>
          <w:lastRenderedPageBreak/>
          <w:drawing>
            <wp:inline distT="0" distB="0" distL="0" distR="0" wp14:anchorId="31A8CF83" wp14:editId="5B122F47">
              <wp:extent cx="5943600" cy="14643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64310"/>
                      </a:xfrm>
                      <a:prstGeom prst="rect">
                        <a:avLst/>
                      </a:prstGeom>
                    </pic:spPr>
                  </pic:pic>
                </a:graphicData>
              </a:graphic>
            </wp:inline>
          </w:drawing>
        </w:r>
      </w:del>
      <w:ins w:id="434" w:author="Sudhanshu Satyam" w:date="2020-08-10T10:12:00Z">
        <w:r w:rsidR="00915E34">
          <w:rPr>
            <w:noProof/>
          </w:rPr>
          <w:drawing>
            <wp:inline distT="0" distB="0" distL="0" distR="0" wp14:anchorId="15A65FF4" wp14:editId="464F5391">
              <wp:extent cx="5943600" cy="21291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29155"/>
                      </a:xfrm>
                      <a:prstGeom prst="rect">
                        <a:avLst/>
                      </a:prstGeom>
                    </pic:spPr>
                  </pic:pic>
                </a:graphicData>
              </a:graphic>
            </wp:inline>
          </w:drawing>
        </w:r>
      </w:ins>
    </w:p>
    <w:p w14:paraId="00A8BD87" w14:textId="4CEFDD64" w:rsidR="00915E34" w:rsidRDefault="006217D6" w:rsidP="008A309C">
      <w:pPr>
        <w:rPr>
          <w:rFonts w:cstheme="minorHAnsi"/>
          <w:sz w:val="24"/>
          <w:szCs w:val="24"/>
        </w:rPr>
      </w:pPr>
      <w:del w:id="435" w:author="Sudhanshu Satyam" w:date="2020-08-10T10:18:00Z">
        <w:r w:rsidDel="00EB698D">
          <w:rPr>
            <w:rFonts w:cstheme="minorHAnsi"/>
            <w:sz w:val="24"/>
            <w:szCs w:val="24"/>
          </w:rPr>
          <w:delText>Tomcat started with given port: 8</w:delText>
        </w:r>
      </w:del>
      <w:del w:id="436" w:author="Sudhanshu Satyam" w:date="2020-08-10T10:13:00Z">
        <w:r w:rsidDel="00915E34">
          <w:rPr>
            <w:rFonts w:cstheme="minorHAnsi"/>
            <w:sz w:val="24"/>
            <w:szCs w:val="24"/>
          </w:rPr>
          <w:delText>090</w:delText>
        </w:r>
      </w:del>
      <w:del w:id="437" w:author="Sudhanshu Satyam" w:date="2020-08-10T10:18:00Z">
        <w:r w:rsidDel="00EB698D">
          <w:rPr>
            <w:rFonts w:cstheme="minorHAnsi"/>
            <w:sz w:val="24"/>
            <w:szCs w:val="24"/>
          </w:rPr>
          <w:delText xml:space="preserve"> and application started on JVM. Now the application can be accessed through </w:delText>
        </w:r>
      </w:del>
      <w:del w:id="438" w:author="Sudhanshu Satyam" w:date="2020-08-10T10:13:00Z">
        <w:r w:rsidDel="00915E34">
          <w:rPr>
            <w:rFonts w:cstheme="minorHAnsi"/>
            <w:sz w:val="24"/>
            <w:szCs w:val="24"/>
          </w:rPr>
          <w:delText>SoapUI/PostMan/Curl or any other rest client</w:delText>
        </w:r>
      </w:del>
      <w:del w:id="439" w:author="Sudhanshu Satyam" w:date="2020-08-10T10:14:00Z">
        <w:r w:rsidDel="00915E34">
          <w:rPr>
            <w:rFonts w:cstheme="minorHAnsi"/>
            <w:sz w:val="24"/>
            <w:szCs w:val="24"/>
          </w:rPr>
          <w:delText xml:space="preserve">. </w:delText>
        </w:r>
      </w:del>
    </w:p>
    <w:p w14:paraId="2C456755" w14:textId="4B069BA2" w:rsidR="006217D6" w:rsidRDefault="006217D6" w:rsidP="008A309C">
      <w:pPr>
        <w:rPr>
          <w:ins w:id="440" w:author="Sudhanshu Satyam" w:date="2020-08-10T10:28:00Z"/>
          <w:rFonts w:cstheme="minorHAnsi"/>
          <w:sz w:val="24"/>
          <w:szCs w:val="24"/>
        </w:rPr>
      </w:pPr>
    </w:p>
    <w:p w14:paraId="578D6DD1" w14:textId="77777777" w:rsidR="00303480" w:rsidRDefault="00303480" w:rsidP="008A309C">
      <w:pPr>
        <w:rPr>
          <w:rFonts w:cstheme="minorHAnsi"/>
          <w:sz w:val="24"/>
          <w:szCs w:val="24"/>
        </w:rPr>
      </w:pPr>
    </w:p>
    <w:p w14:paraId="7BB5D68F" w14:textId="6B23D480" w:rsidR="006F409E" w:rsidRDefault="009D291A" w:rsidP="00847813">
      <w:pPr>
        <w:pStyle w:val="Heading2"/>
        <w:numPr>
          <w:ilvl w:val="0"/>
          <w:numId w:val="5"/>
        </w:numPr>
        <w:rPr>
          <w:rFonts w:cstheme="minorHAnsi"/>
          <w:sz w:val="24"/>
          <w:szCs w:val="24"/>
        </w:rPr>
      </w:pPr>
      <w:bookmarkStart w:id="441" w:name="_Toc49964153"/>
      <w:ins w:id="442" w:author="Sudhanshu Satyam" w:date="2020-08-10T10:16:00Z">
        <w:r>
          <w:rPr>
            <w:rStyle w:val="Heading2Char"/>
          </w:rPr>
          <w:t>Access Eureka Server dashboard</w:t>
        </w:r>
      </w:ins>
      <w:bookmarkEnd w:id="441"/>
      <w:del w:id="443" w:author="Sudhanshu Satyam" w:date="2020-08-10T10:16:00Z">
        <w:r w:rsidR="00CB6051" w:rsidRPr="00C13D9E" w:rsidDel="009D291A">
          <w:rPr>
            <w:rStyle w:val="Heading2Char"/>
          </w:rPr>
          <w:delText xml:space="preserve">Deploy and </w:delText>
        </w:r>
        <w:r w:rsidR="00ED44CA" w:rsidRPr="00C13D9E" w:rsidDel="009D291A">
          <w:rPr>
            <w:rStyle w:val="Heading2Char"/>
          </w:rPr>
          <w:delText>Run</w:delText>
        </w:r>
        <w:r w:rsidR="00CB6051" w:rsidRPr="00C13D9E" w:rsidDel="009D291A">
          <w:rPr>
            <w:rStyle w:val="Heading2Char"/>
          </w:rPr>
          <w:delText xml:space="preserve"> on Docker</w:delText>
        </w:r>
      </w:del>
      <w:del w:id="444" w:author="Sudhanshu Satyam" w:date="2020-09-02T18:33:00Z">
        <w:r w:rsidR="00CB6051" w:rsidRPr="00C13D9E" w:rsidDel="007A4C0E">
          <w:rPr>
            <w:rStyle w:val="Heading2Char"/>
          </w:rPr>
          <w:delText>:</w:delText>
        </w:r>
        <w:r w:rsidR="00CB6051" w:rsidRPr="00C13D9E" w:rsidDel="007A4C0E">
          <w:rPr>
            <w:rFonts w:cstheme="minorHAnsi"/>
            <w:sz w:val="24"/>
            <w:szCs w:val="24"/>
          </w:rPr>
          <w:delText xml:space="preserve"> </w:delText>
        </w:r>
      </w:del>
    </w:p>
    <w:p w14:paraId="3384E03E" w14:textId="34E7A779" w:rsidR="004500E1" w:rsidRDefault="004500E1" w:rsidP="004500E1">
      <w:pPr>
        <w:pStyle w:val="ListParagraph"/>
        <w:ind w:left="360"/>
        <w:rPr>
          <w:ins w:id="445" w:author="Sudhanshu Satyam" w:date="2020-08-10T10:17:00Z"/>
        </w:rPr>
      </w:pPr>
      <w:ins w:id="446" w:author="Sudhanshu Satyam" w:date="2020-08-10T10:16:00Z">
        <w:r w:rsidRPr="004500E1">
          <w:rPr>
            <w:rFonts w:cstheme="minorHAnsi"/>
            <w:sz w:val="24"/>
            <w:szCs w:val="24"/>
          </w:rPr>
          <w:t xml:space="preserve">Tomcat started with given port: 8761 and application started on JVM. Now the application can be accessed through browser to view Eureka Server dashboard at </w:t>
        </w:r>
        <w:r>
          <w:fldChar w:fldCharType="begin"/>
        </w:r>
        <w:r>
          <w:instrText xml:space="preserve"> HYPERLINK "http://localhost:8761/" </w:instrText>
        </w:r>
        <w:r>
          <w:fldChar w:fldCharType="separate"/>
        </w:r>
        <w:r>
          <w:rPr>
            <w:rStyle w:val="Hyperlink"/>
          </w:rPr>
          <w:t>http://localhost:8761/</w:t>
        </w:r>
        <w:r>
          <w:fldChar w:fldCharType="end"/>
        </w:r>
      </w:ins>
    </w:p>
    <w:p w14:paraId="36108EAC" w14:textId="343E1B6D" w:rsidR="004500E1" w:rsidRDefault="004500E1">
      <w:pPr>
        <w:pStyle w:val="ListParagraph"/>
        <w:ind w:left="360"/>
        <w:rPr>
          <w:ins w:id="447" w:author="Sudhanshu Satyam" w:date="2020-08-10T10:16:00Z"/>
        </w:rPr>
        <w:pPrChange w:id="448" w:author="Sudhanshu Satyam" w:date="2020-08-10T10:16:00Z">
          <w:pPr>
            <w:pStyle w:val="ListParagraph"/>
            <w:numPr>
              <w:numId w:val="5"/>
            </w:numPr>
            <w:ind w:left="360" w:hanging="360"/>
          </w:pPr>
        </w:pPrChange>
      </w:pPr>
      <w:ins w:id="449" w:author="Sudhanshu Satyam" w:date="2020-08-10T10:17:00Z">
        <w:r>
          <w:rPr>
            <w:noProof/>
          </w:rPr>
          <w:drawing>
            <wp:inline distT="0" distB="0" distL="0" distR="0" wp14:anchorId="4DAEEE40" wp14:editId="62DB606F">
              <wp:extent cx="5943600" cy="30270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27045"/>
                      </a:xfrm>
                      <a:prstGeom prst="rect">
                        <a:avLst/>
                      </a:prstGeom>
                    </pic:spPr>
                  </pic:pic>
                </a:graphicData>
              </a:graphic>
            </wp:inline>
          </w:drawing>
        </w:r>
      </w:ins>
    </w:p>
    <w:tbl>
      <w:tblPr>
        <w:tblStyle w:val="TableGrid"/>
        <w:tblW w:w="0" w:type="auto"/>
        <w:tblLook w:val="04A0" w:firstRow="1" w:lastRow="0" w:firstColumn="1" w:lastColumn="0" w:noHBand="0" w:noVBand="1"/>
      </w:tblPr>
      <w:tblGrid>
        <w:gridCol w:w="9350"/>
      </w:tblGrid>
      <w:tr w:rsidR="007346CD" w:rsidDel="004500E1" w14:paraId="568B9FE4" w14:textId="6E1FA3AE" w:rsidTr="007346CD">
        <w:trPr>
          <w:del w:id="450" w:author="Sudhanshu Satyam" w:date="2020-08-10T10:17:00Z"/>
        </w:trPr>
        <w:tc>
          <w:tcPr>
            <w:tcW w:w="9350" w:type="dxa"/>
          </w:tcPr>
          <w:p w14:paraId="1A50E7E5" w14:textId="40E6FAFA" w:rsidR="007346CD" w:rsidDel="004500E1" w:rsidRDefault="007346CD" w:rsidP="007346CD">
            <w:pPr>
              <w:autoSpaceDE w:val="0"/>
              <w:autoSpaceDN w:val="0"/>
              <w:adjustRightInd w:val="0"/>
              <w:rPr>
                <w:del w:id="451" w:author="Sudhanshu Satyam" w:date="2020-08-10T10:17:00Z"/>
                <w:rFonts w:ascii="Consolas" w:hAnsi="Consolas" w:cs="Consolas"/>
                <w:sz w:val="20"/>
                <w:szCs w:val="20"/>
              </w:rPr>
            </w:pPr>
            <w:del w:id="452" w:author="Sudhanshu Satyam" w:date="2020-08-10T10:17:00Z">
              <w:r w:rsidDel="004500E1">
                <w:rPr>
                  <w:rFonts w:ascii="Consolas" w:hAnsi="Consolas" w:cs="Consolas"/>
                  <w:sz w:val="20"/>
                  <w:szCs w:val="20"/>
                </w:rPr>
                <w:delText>FROM java:8</w:delText>
              </w:r>
            </w:del>
          </w:p>
          <w:p w14:paraId="2CDD05D9" w14:textId="767E7BF6" w:rsidR="007346CD" w:rsidDel="004500E1" w:rsidRDefault="007346CD" w:rsidP="007346CD">
            <w:pPr>
              <w:autoSpaceDE w:val="0"/>
              <w:autoSpaceDN w:val="0"/>
              <w:adjustRightInd w:val="0"/>
              <w:rPr>
                <w:del w:id="453" w:author="Sudhanshu Satyam" w:date="2020-08-10T10:17:00Z"/>
                <w:rFonts w:ascii="Consolas" w:hAnsi="Consolas" w:cs="Consolas"/>
                <w:sz w:val="20"/>
                <w:szCs w:val="20"/>
              </w:rPr>
            </w:pPr>
            <w:del w:id="454" w:author="Sudhanshu Satyam" w:date="2020-08-10T10:17:00Z">
              <w:r w:rsidDel="004500E1">
                <w:rPr>
                  <w:rFonts w:ascii="Consolas" w:hAnsi="Consolas" w:cs="Consolas"/>
                  <w:sz w:val="20"/>
                  <w:szCs w:val="20"/>
                </w:rPr>
                <w:delText>EXPOSE 8090</w:delText>
              </w:r>
            </w:del>
          </w:p>
          <w:p w14:paraId="36361E83" w14:textId="7C2A225F" w:rsidR="007346CD" w:rsidDel="004500E1" w:rsidRDefault="007346CD" w:rsidP="007346CD">
            <w:pPr>
              <w:autoSpaceDE w:val="0"/>
              <w:autoSpaceDN w:val="0"/>
              <w:adjustRightInd w:val="0"/>
              <w:rPr>
                <w:del w:id="455" w:author="Sudhanshu Satyam" w:date="2020-08-10T10:17:00Z"/>
                <w:rFonts w:ascii="Consolas" w:hAnsi="Consolas" w:cs="Consolas"/>
                <w:sz w:val="20"/>
                <w:szCs w:val="20"/>
              </w:rPr>
            </w:pPr>
            <w:del w:id="456" w:author="Sudhanshu Satyam" w:date="2020-08-10T10:17:00Z">
              <w:r w:rsidDel="004500E1">
                <w:rPr>
                  <w:rFonts w:ascii="Consolas" w:hAnsi="Consolas" w:cs="Consolas"/>
                  <w:sz w:val="20"/>
                  <w:szCs w:val="20"/>
                </w:rPr>
                <w:delText>ADD /target/S</w:delText>
              </w:r>
              <w:r w:rsidR="005E27F6" w:rsidDel="004500E1">
                <w:rPr>
                  <w:rFonts w:ascii="Consolas" w:hAnsi="Consolas" w:cs="Consolas"/>
                  <w:sz w:val="20"/>
                  <w:szCs w:val="20"/>
                </w:rPr>
                <w:delText>pringRestProject</w:delText>
              </w:r>
              <w:r w:rsidDel="004500E1">
                <w:rPr>
                  <w:rFonts w:ascii="Consolas" w:hAnsi="Consolas" w:cs="Consolas"/>
                  <w:sz w:val="20"/>
                  <w:szCs w:val="20"/>
                </w:rPr>
                <w:delText xml:space="preserve">.jar </w:delText>
              </w:r>
              <w:r w:rsidR="005E27F6" w:rsidDel="004500E1">
                <w:rPr>
                  <w:rFonts w:ascii="Consolas" w:hAnsi="Consolas" w:cs="Consolas"/>
                  <w:sz w:val="20"/>
                  <w:szCs w:val="20"/>
                </w:rPr>
                <w:delText>SpringRestProject</w:delText>
              </w:r>
              <w:r w:rsidDel="004500E1">
                <w:rPr>
                  <w:rFonts w:ascii="Consolas" w:hAnsi="Consolas" w:cs="Consolas"/>
                  <w:sz w:val="20"/>
                  <w:szCs w:val="20"/>
                </w:rPr>
                <w:delText>.jar</w:delText>
              </w:r>
            </w:del>
          </w:p>
          <w:p w14:paraId="6DBF14BE" w14:textId="45A1E01D" w:rsidR="007346CD" w:rsidDel="004500E1" w:rsidRDefault="007346CD" w:rsidP="007346CD">
            <w:pPr>
              <w:rPr>
                <w:del w:id="457" w:author="Sudhanshu Satyam" w:date="2020-08-10T10:17:00Z"/>
                <w:rFonts w:cstheme="minorHAnsi"/>
                <w:sz w:val="24"/>
                <w:szCs w:val="24"/>
              </w:rPr>
            </w:pPr>
            <w:del w:id="458" w:author="Sudhanshu Satyam" w:date="2020-08-10T10:17:00Z">
              <w:r w:rsidDel="004500E1">
                <w:rPr>
                  <w:rFonts w:ascii="Consolas" w:hAnsi="Consolas" w:cs="Consolas"/>
                  <w:sz w:val="20"/>
                  <w:szCs w:val="20"/>
                </w:rPr>
                <w:delText>ENTRYPOINT ["java", "-jar", "</w:delText>
              </w:r>
              <w:r w:rsidR="005E27F6" w:rsidDel="004500E1">
                <w:rPr>
                  <w:rFonts w:ascii="Consolas" w:hAnsi="Consolas" w:cs="Consolas"/>
                  <w:sz w:val="20"/>
                  <w:szCs w:val="20"/>
                </w:rPr>
                <w:delText>SpringRestProject</w:delText>
              </w:r>
              <w:r w:rsidDel="004500E1">
                <w:rPr>
                  <w:rFonts w:ascii="Consolas" w:hAnsi="Consolas" w:cs="Consolas"/>
                  <w:sz w:val="20"/>
                  <w:szCs w:val="20"/>
                </w:rPr>
                <w:delText>.jar"]</w:delText>
              </w:r>
            </w:del>
          </w:p>
        </w:tc>
      </w:tr>
    </w:tbl>
    <w:p w14:paraId="51D3EABE" w14:textId="77777777" w:rsidR="007346CD" w:rsidRPr="007346CD" w:rsidRDefault="007346CD" w:rsidP="008A309C">
      <w:pPr>
        <w:rPr>
          <w:rFonts w:cstheme="minorHAnsi"/>
          <w:sz w:val="24"/>
          <w:szCs w:val="24"/>
        </w:rPr>
      </w:pPr>
    </w:p>
    <w:p w14:paraId="4AAE6926" w14:textId="08835977" w:rsidR="005226FD" w:rsidDel="00380B5A" w:rsidRDefault="00D72AB8" w:rsidP="008A309C">
      <w:pPr>
        <w:rPr>
          <w:del w:id="459" w:author="Sudhanshu Satyam" w:date="2020-08-10T11:10:00Z"/>
          <w:rFonts w:cstheme="minorHAnsi"/>
          <w:sz w:val="24"/>
          <w:szCs w:val="24"/>
        </w:rPr>
      </w:pPr>
      <w:del w:id="460" w:author="Sudhanshu Satyam" w:date="2020-08-10T11:10:00Z">
        <w:r w:rsidDel="00380B5A">
          <w:rPr>
            <w:rFonts w:cstheme="minorHAnsi"/>
            <w:sz w:val="24"/>
            <w:szCs w:val="24"/>
          </w:rPr>
          <w:delText xml:space="preserve">Run on CMD (Open Command Prompt). </w:delText>
        </w:r>
      </w:del>
    </w:p>
    <w:p w14:paraId="3A1ACF16" w14:textId="76CC630B" w:rsidR="00D72AB8" w:rsidDel="00380B5A" w:rsidRDefault="00D72AB8" w:rsidP="008A309C">
      <w:pPr>
        <w:rPr>
          <w:del w:id="461" w:author="Sudhanshu Satyam" w:date="2020-08-10T11:10:00Z"/>
          <w:rFonts w:cstheme="minorHAnsi"/>
          <w:sz w:val="24"/>
          <w:szCs w:val="24"/>
        </w:rPr>
      </w:pPr>
      <w:del w:id="462" w:author="Sudhanshu Satyam" w:date="2020-08-10T11:10:00Z">
        <w:r w:rsidDel="00380B5A">
          <w:rPr>
            <w:rFonts w:cstheme="minorHAnsi"/>
            <w:sz w:val="24"/>
            <w:szCs w:val="24"/>
          </w:rPr>
          <w:delText xml:space="preserve">Check the Docker Version: Execute Docker </w:delText>
        </w:r>
        <w:r w:rsidR="00352D46" w:rsidDel="00380B5A">
          <w:rPr>
            <w:rFonts w:cstheme="minorHAnsi"/>
            <w:sz w:val="24"/>
            <w:szCs w:val="24"/>
          </w:rPr>
          <w:delText>- -</w:delText>
        </w:r>
        <w:r w:rsidDel="00380B5A">
          <w:rPr>
            <w:rFonts w:cstheme="minorHAnsi"/>
            <w:sz w:val="24"/>
            <w:szCs w:val="24"/>
          </w:rPr>
          <w:delText>Version Command on Command prompt</w:delText>
        </w:r>
      </w:del>
    </w:p>
    <w:p w14:paraId="4192E9EF" w14:textId="25A3F361" w:rsidR="00D72AB8" w:rsidDel="00380B5A" w:rsidRDefault="00AD1AB8" w:rsidP="008A309C">
      <w:pPr>
        <w:rPr>
          <w:del w:id="463" w:author="Sudhanshu Satyam" w:date="2020-08-10T11:10:00Z"/>
          <w:rFonts w:cstheme="minorHAnsi"/>
          <w:sz w:val="24"/>
          <w:szCs w:val="24"/>
        </w:rPr>
      </w:pPr>
      <w:del w:id="464" w:author="Sudhanshu Satyam" w:date="2020-08-10T11:10:00Z">
        <w:r w:rsidDel="00380B5A">
          <w:rPr>
            <w:rFonts w:cstheme="minorHAnsi"/>
            <w:sz w:val="24"/>
            <w:szCs w:val="24"/>
          </w:rPr>
          <w:delText>Check the docker Images: Docker images -a</w:delText>
        </w:r>
      </w:del>
    </w:p>
    <w:p w14:paraId="3777132A" w14:textId="070DE07D" w:rsidR="00047913" w:rsidDel="00380B5A" w:rsidRDefault="00047913" w:rsidP="008A309C">
      <w:pPr>
        <w:rPr>
          <w:del w:id="465" w:author="Sudhanshu Satyam" w:date="2020-08-10T11:10:00Z"/>
          <w:rFonts w:cstheme="minorHAnsi"/>
          <w:sz w:val="24"/>
          <w:szCs w:val="24"/>
        </w:rPr>
      </w:pPr>
      <w:del w:id="466" w:author="Sudhanshu Satyam" w:date="2020-08-10T11:10:00Z">
        <w:r w:rsidDel="00380B5A">
          <w:rPr>
            <w:rFonts w:cstheme="minorHAnsi"/>
            <w:sz w:val="24"/>
            <w:szCs w:val="24"/>
          </w:rPr>
          <w:delText>(Before executing below commands, make sure you are in correct project path)</w:delText>
        </w:r>
      </w:del>
    </w:p>
    <w:p w14:paraId="11BC572E" w14:textId="3B8CC01D" w:rsidR="00AD1AB8" w:rsidDel="00380B5A" w:rsidRDefault="00AD1AB8" w:rsidP="008A309C">
      <w:pPr>
        <w:rPr>
          <w:del w:id="467" w:author="Sudhanshu Satyam" w:date="2020-08-10T11:10:00Z"/>
          <w:rFonts w:cstheme="minorHAnsi"/>
          <w:sz w:val="24"/>
          <w:szCs w:val="24"/>
        </w:rPr>
      </w:pPr>
      <w:del w:id="468" w:author="Sudhanshu Satyam" w:date="2020-08-10T11:10:00Z">
        <w:r w:rsidDel="00380B5A">
          <w:rPr>
            <w:rFonts w:cstheme="minorHAnsi"/>
            <w:sz w:val="24"/>
            <w:szCs w:val="24"/>
          </w:rPr>
          <w:delText xml:space="preserve">Deploy on Docker: </w:delText>
        </w:r>
        <w:r w:rsidR="00187257" w:rsidDel="00380B5A">
          <w:rPr>
            <w:rFonts w:cstheme="minorHAnsi"/>
            <w:sz w:val="24"/>
            <w:szCs w:val="24"/>
          </w:rPr>
          <w:delText>docker build -f DockerFile -t springrestproject</w:delText>
        </w:r>
        <w:r w:rsidR="00067C5D" w:rsidDel="00380B5A">
          <w:rPr>
            <w:rFonts w:cstheme="minorHAnsi"/>
            <w:sz w:val="24"/>
            <w:szCs w:val="24"/>
          </w:rPr>
          <w:delText xml:space="preserve"> . </w:delText>
        </w:r>
      </w:del>
    </w:p>
    <w:p w14:paraId="6622D18B" w14:textId="69B2B6EA" w:rsidR="00187257" w:rsidDel="00380B5A" w:rsidRDefault="0007018D" w:rsidP="008A309C">
      <w:pPr>
        <w:rPr>
          <w:del w:id="469" w:author="Sudhanshu Satyam" w:date="2020-08-10T11:10:00Z"/>
          <w:rFonts w:cstheme="minorHAnsi"/>
          <w:sz w:val="24"/>
          <w:szCs w:val="24"/>
        </w:rPr>
      </w:pPr>
      <w:del w:id="470" w:author="Sudhanshu Satyam" w:date="2020-08-10T11:10:00Z">
        <w:r w:rsidDel="00380B5A">
          <w:rPr>
            <w:rFonts w:cstheme="minorHAnsi"/>
            <w:sz w:val="24"/>
            <w:szCs w:val="24"/>
          </w:rPr>
          <w:delText xml:space="preserve">Run on Docker: docker run -p 8090:8090 springrestproject </w:delText>
        </w:r>
      </w:del>
    </w:p>
    <w:p w14:paraId="1C84D81E" w14:textId="330689BF" w:rsidR="003E2779" w:rsidDel="00380B5A" w:rsidRDefault="003E2779" w:rsidP="008A309C">
      <w:pPr>
        <w:rPr>
          <w:del w:id="471" w:author="Sudhanshu Satyam" w:date="2020-08-10T11:10:00Z"/>
          <w:rFonts w:cstheme="minorHAnsi"/>
          <w:sz w:val="24"/>
          <w:szCs w:val="24"/>
        </w:rPr>
      </w:pPr>
      <w:del w:id="472" w:author="Sudhanshu Satyam" w:date="2020-08-10T11:10:00Z">
        <w:r w:rsidDel="00380B5A">
          <w:rPr>
            <w:noProof/>
          </w:rPr>
          <w:drawing>
            <wp:inline distT="0" distB="0" distL="0" distR="0" wp14:anchorId="11A1FD73" wp14:editId="577356D3">
              <wp:extent cx="5943600" cy="1704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04340"/>
                      </a:xfrm>
                      <a:prstGeom prst="rect">
                        <a:avLst/>
                      </a:prstGeom>
                    </pic:spPr>
                  </pic:pic>
                </a:graphicData>
              </a:graphic>
            </wp:inline>
          </w:drawing>
        </w:r>
      </w:del>
    </w:p>
    <w:p w14:paraId="720FF80C" w14:textId="1CDF28E0" w:rsidR="005226FD" w:rsidDel="00380B5A" w:rsidRDefault="005226FD" w:rsidP="008A309C">
      <w:pPr>
        <w:rPr>
          <w:del w:id="473" w:author="Sudhanshu Satyam" w:date="2020-08-10T11:10:00Z"/>
          <w:rFonts w:cstheme="minorHAnsi"/>
          <w:sz w:val="24"/>
          <w:szCs w:val="24"/>
        </w:rPr>
      </w:pPr>
    </w:p>
    <w:p w14:paraId="7F3EBE94" w14:textId="66374FF6" w:rsidR="005226FD" w:rsidDel="00380B5A" w:rsidRDefault="00FA7AA3" w:rsidP="008A309C">
      <w:pPr>
        <w:rPr>
          <w:del w:id="474" w:author="Sudhanshu Satyam" w:date="2020-08-10T11:10:00Z"/>
          <w:rFonts w:cstheme="minorHAnsi"/>
          <w:sz w:val="24"/>
          <w:szCs w:val="24"/>
        </w:rPr>
      </w:pPr>
      <w:del w:id="475" w:author="Sudhanshu Satyam" w:date="2020-08-10T11:10:00Z">
        <w:r w:rsidDel="00380B5A">
          <w:rPr>
            <w:noProof/>
          </w:rPr>
          <w:drawing>
            <wp:inline distT="0" distB="0" distL="0" distR="0" wp14:anchorId="5016C955" wp14:editId="1E60A917">
              <wp:extent cx="5943600" cy="943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43610"/>
                      </a:xfrm>
                      <a:prstGeom prst="rect">
                        <a:avLst/>
                      </a:prstGeom>
                    </pic:spPr>
                  </pic:pic>
                </a:graphicData>
              </a:graphic>
            </wp:inline>
          </w:drawing>
        </w:r>
      </w:del>
    </w:p>
    <w:p w14:paraId="6DD0C77A" w14:textId="69F94C47" w:rsidR="008A309C" w:rsidDel="00380B5A" w:rsidRDefault="008A309C" w:rsidP="008A309C">
      <w:pPr>
        <w:rPr>
          <w:del w:id="476" w:author="Sudhanshu Satyam" w:date="2020-08-10T11:10:00Z"/>
          <w:rFonts w:cstheme="minorHAnsi"/>
          <w:sz w:val="24"/>
          <w:szCs w:val="24"/>
        </w:rPr>
      </w:pPr>
      <w:del w:id="477" w:author="Sudhanshu Satyam" w:date="2020-08-10T11:10:00Z">
        <w:r w:rsidDel="00380B5A">
          <w:rPr>
            <w:rFonts w:cstheme="minorHAnsi"/>
            <w:sz w:val="24"/>
            <w:szCs w:val="24"/>
          </w:rPr>
          <w:delText xml:space="preserve"> </w:delText>
        </w:r>
      </w:del>
    </w:p>
    <w:p w14:paraId="19432C12" w14:textId="7D45FE39" w:rsidR="002D4904" w:rsidRDefault="001C2EF8" w:rsidP="00DA2FB1">
      <w:pPr>
        <w:pStyle w:val="Heading1"/>
        <w:rPr>
          <w:rFonts w:cstheme="minorHAnsi"/>
          <w:sz w:val="24"/>
          <w:szCs w:val="24"/>
        </w:rPr>
      </w:pPr>
      <w:bookmarkStart w:id="478" w:name="_Toc49964154"/>
      <w:ins w:id="479" w:author="Sudhanshu Satyam" w:date="2020-08-10T11:12:00Z">
        <w:r>
          <w:rPr>
            <w:rStyle w:val="Heading1Char"/>
          </w:rPr>
          <w:t xml:space="preserve">Create </w:t>
        </w:r>
      </w:ins>
      <w:ins w:id="480" w:author="Sudhanshu Satyam" w:date="2020-09-02T17:22:00Z">
        <w:r w:rsidR="00D6699E">
          <w:rPr>
            <w:rStyle w:val="Heading1Char"/>
          </w:rPr>
          <w:t>Micro service (drama-service)</w:t>
        </w:r>
      </w:ins>
      <w:bookmarkEnd w:id="478"/>
      <w:del w:id="481" w:author="Sudhanshu Satyam" w:date="2020-08-10T11:12:00Z">
        <w:r w:rsidR="00FA7AA3" w:rsidRPr="002D4904" w:rsidDel="001C2EF8">
          <w:rPr>
            <w:rStyle w:val="Heading1Char"/>
          </w:rPr>
          <w:delText>Test the webservices</w:delText>
        </w:r>
      </w:del>
      <w:ins w:id="482" w:author="Sudhanshu Satyam" w:date="2020-09-02T18:33:00Z">
        <w:r w:rsidR="007A4C0E">
          <w:rPr>
            <w:rFonts w:cstheme="minorHAnsi"/>
            <w:sz w:val="24"/>
            <w:szCs w:val="24"/>
          </w:rPr>
          <w:t xml:space="preserve"> </w:t>
        </w:r>
      </w:ins>
      <w:del w:id="483" w:author="Sudhanshu Satyam" w:date="2020-09-02T18:33:00Z">
        <w:r w:rsidR="00FA7AA3" w:rsidRPr="002D4904" w:rsidDel="007A4C0E">
          <w:rPr>
            <w:rStyle w:val="Heading1Char"/>
          </w:rPr>
          <w:delText>:</w:delText>
        </w:r>
        <w:r w:rsidR="00FA7AA3" w:rsidRPr="002D4904" w:rsidDel="007A4C0E">
          <w:rPr>
            <w:rFonts w:cstheme="minorHAnsi"/>
            <w:b/>
            <w:bCs/>
            <w:sz w:val="24"/>
            <w:szCs w:val="24"/>
          </w:rPr>
          <w:delText xml:space="preserve"> </w:delText>
        </w:r>
        <w:r w:rsidR="00FA7AA3" w:rsidRPr="002D4904" w:rsidDel="007A4C0E">
          <w:rPr>
            <w:rFonts w:cstheme="minorHAnsi"/>
            <w:sz w:val="24"/>
            <w:szCs w:val="24"/>
          </w:rPr>
          <w:delText xml:space="preserve"> </w:delText>
        </w:r>
      </w:del>
    </w:p>
    <w:p w14:paraId="43DADC11" w14:textId="4764B6AA" w:rsidR="009E47F8" w:rsidRPr="002D4904" w:rsidRDefault="00FA7AA3" w:rsidP="002D4904">
      <w:pPr>
        <w:rPr>
          <w:rFonts w:cstheme="minorHAnsi"/>
          <w:sz w:val="24"/>
          <w:szCs w:val="24"/>
        </w:rPr>
      </w:pPr>
      <w:del w:id="484" w:author="Sudhanshu Satyam" w:date="2020-08-10T11:17:00Z">
        <w:r w:rsidRPr="002D4904" w:rsidDel="009E47F8">
          <w:rPr>
            <w:rFonts w:cstheme="minorHAnsi"/>
            <w:sz w:val="24"/>
            <w:szCs w:val="24"/>
          </w:rPr>
          <w:delText xml:space="preserve">After deploying on Docker or Spring boot, the web services can be tested through Soap UI. </w:delText>
        </w:r>
      </w:del>
    </w:p>
    <w:p w14:paraId="134780D9" w14:textId="0136C620" w:rsidR="000B3C61" w:rsidRDefault="009E47F8" w:rsidP="00AB098A">
      <w:pPr>
        <w:pStyle w:val="Heading2"/>
        <w:numPr>
          <w:ilvl w:val="0"/>
          <w:numId w:val="6"/>
        </w:numPr>
        <w:rPr>
          <w:ins w:id="485" w:author="Sudhanshu Satyam" w:date="2020-08-10T11:21:00Z"/>
        </w:rPr>
      </w:pPr>
      <w:bookmarkStart w:id="486" w:name="_Toc49964155"/>
      <w:ins w:id="487" w:author="Sudhanshu Satyam" w:date="2020-08-10T11:19:00Z">
        <w:r w:rsidRPr="009E47F8">
          <w:lastRenderedPageBreak/>
          <w:t>Create a Spring Starter Project</w:t>
        </w:r>
      </w:ins>
      <w:bookmarkEnd w:id="486"/>
      <w:del w:id="488" w:author="Sudhanshu Satyam" w:date="2020-08-10T11:19:00Z">
        <w:r w:rsidR="000B3C61" w:rsidRPr="00B26D55" w:rsidDel="009E47F8">
          <w:delText>Sign-up</w:delText>
        </w:r>
        <w:r w:rsidR="00753CCC" w:rsidDel="009E47F8">
          <w:delText xml:space="preserve"> Webservice</w:delText>
        </w:r>
        <w:r w:rsidR="000B3C61" w:rsidRPr="00B26D55" w:rsidDel="009E47F8">
          <w:delText>:</w:delText>
        </w:r>
      </w:del>
    </w:p>
    <w:p w14:paraId="53A14622" w14:textId="77777777" w:rsidR="009E47F8" w:rsidRDefault="009E47F8" w:rsidP="009E47F8">
      <w:pPr>
        <w:ind w:left="360"/>
        <w:rPr>
          <w:ins w:id="489" w:author="Sudhanshu Satyam" w:date="2020-08-10T11:21:00Z"/>
        </w:rPr>
      </w:pPr>
      <w:ins w:id="490" w:author="Sudhanshu Satyam" w:date="2020-08-10T11:21:00Z">
        <w:r>
          <w:t xml:space="preserve">Create a Spring Starter project and name your project drama-service. </w:t>
        </w:r>
      </w:ins>
    </w:p>
    <w:p w14:paraId="2980CCCE" w14:textId="2B5C8992" w:rsidR="009E47F8" w:rsidRDefault="009E47F8" w:rsidP="009E47F8">
      <w:pPr>
        <w:ind w:left="360"/>
        <w:rPr>
          <w:ins w:id="491" w:author="Sudhanshu Satyam" w:date="2020-08-10T11:23:00Z"/>
        </w:rPr>
      </w:pPr>
      <w:ins w:id="492" w:author="Sudhanshu Satyam" w:date="2020-08-10T11:21:00Z">
        <w:r>
          <w:t xml:space="preserve">Add maven &amp; maven-dependencies to create your </w:t>
        </w:r>
      </w:ins>
      <w:ins w:id="493" w:author="Sudhanshu Satyam" w:date="2020-09-02T17:23:00Z">
        <w:r w:rsidR="00E25E34">
          <w:t>Micro service</w:t>
        </w:r>
      </w:ins>
      <w:ins w:id="494" w:author="Sudhanshu Satyam" w:date="2020-08-10T11:21:00Z">
        <w:r>
          <w:t xml:space="preserve"> as shown in Screen shot below:</w:t>
        </w:r>
      </w:ins>
    </w:p>
    <w:p w14:paraId="78EB2A49" w14:textId="77777777" w:rsidR="0046663B" w:rsidRPr="009E47F8" w:rsidRDefault="0046663B">
      <w:pPr>
        <w:ind w:left="360"/>
        <w:rPr>
          <w:rPrChange w:id="495" w:author="Sudhanshu Satyam" w:date="2020-08-10T11:21:00Z">
            <w:rPr/>
          </w:rPrChange>
        </w:rPr>
        <w:pPrChange w:id="496" w:author="Sudhanshu Satyam" w:date="2020-08-10T11:21:00Z">
          <w:pPr>
            <w:pStyle w:val="Heading2"/>
            <w:numPr>
              <w:numId w:val="6"/>
            </w:numPr>
            <w:ind w:left="360" w:hanging="360"/>
          </w:pPr>
        </w:pPrChange>
      </w:pPr>
    </w:p>
    <w:p w14:paraId="12F98035" w14:textId="7C77D646" w:rsidR="008F6ACF" w:rsidRPr="000B3C61" w:rsidDel="009E47F8" w:rsidRDefault="008F6ACF">
      <w:pPr>
        <w:ind w:left="720"/>
        <w:rPr>
          <w:del w:id="497" w:author="Sudhanshu Satyam" w:date="2020-08-10T11:19:00Z"/>
          <w:rFonts w:cstheme="minorHAnsi"/>
          <w:sz w:val="24"/>
          <w:szCs w:val="24"/>
        </w:rPr>
        <w:pPrChange w:id="498" w:author="Sudhanshu Satyam" w:date="2020-08-10T11:19:00Z">
          <w:pPr>
            <w:ind w:left="1080"/>
          </w:pPr>
        </w:pPrChange>
      </w:pPr>
      <w:del w:id="499" w:author="Sudhanshu Satyam" w:date="2020-08-10T11:19:00Z">
        <w:r w:rsidRPr="000B3C61" w:rsidDel="009E47F8">
          <w:rPr>
            <w:rFonts w:cstheme="minorHAnsi"/>
            <w:sz w:val="24"/>
            <w:szCs w:val="24"/>
          </w:rPr>
          <w:delText xml:space="preserve">On Soap UI, create a new Rest Project and </w:delText>
        </w:r>
        <w:r w:rsidR="00190E8B" w:rsidRPr="000B3C61" w:rsidDel="009E47F8">
          <w:rPr>
            <w:rFonts w:cstheme="minorHAnsi"/>
            <w:sz w:val="24"/>
            <w:szCs w:val="24"/>
          </w:rPr>
          <w:delText xml:space="preserve">enter the URL: </w:delText>
        </w:r>
        <w:r w:rsidR="00190E8B" w:rsidRPr="009E47F8" w:rsidDel="009E47F8">
          <w:rPr>
            <w:rPrChange w:id="500" w:author="Sudhanshu Satyam" w:date="2020-08-10T11:19:00Z">
              <w:rPr>
                <w:rStyle w:val="Hyperlink"/>
                <w:rFonts w:cstheme="minorHAnsi"/>
                <w:sz w:val="24"/>
                <w:szCs w:val="24"/>
              </w:rPr>
            </w:rPrChange>
          </w:rPr>
          <w:delText>http://localhost:8090/sign-up</w:delText>
        </w:r>
      </w:del>
    </w:p>
    <w:p w14:paraId="0C332F89" w14:textId="36059CF3" w:rsidR="00190E8B" w:rsidDel="009E47F8" w:rsidRDefault="00190E8B">
      <w:pPr>
        <w:pStyle w:val="ListParagraph"/>
        <w:rPr>
          <w:del w:id="501" w:author="Sudhanshu Satyam" w:date="2020-08-10T11:19:00Z"/>
          <w:rFonts w:cstheme="minorHAnsi"/>
          <w:sz w:val="24"/>
          <w:szCs w:val="24"/>
        </w:rPr>
      </w:pPr>
    </w:p>
    <w:p w14:paraId="1062DB97" w14:textId="780F5410" w:rsidR="00190E8B" w:rsidRPr="009E47F8" w:rsidDel="009E47F8" w:rsidRDefault="00190E8B">
      <w:pPr>
        <w:ind w:left="720"/>
        <w:rPr>
          <w:del w:id="502" w:author="Sudhanshu Satyam" w:date="2020-08-10T11:21:00Z"/>
          <w:rFonts w:cstheme="minorHAnsi"/>
          <w:sz w:val="24"/>
          <w:szCs w:val="24"/>
          <w:rPrChange w:id="503" w:author="Sudhanshu Satyam" w:date="2020-08-10T11:19:00Z">
            <w:rPr>
              <w:del w:id="504" w:author="Sudhanshu Satyam" w:date="2020-08-10T11:21:00Z"/>
            </w:rPr>
          </w:rPrChange>
        </w:rPr>
        <w:pPrChange w:id="505" w:author="Sudhanshu Satyam" w:date="2020-08-10T11:19:00Z">
          <w:pPr>
            <w:pStyle w:val="ListParagraph"/>
          </w:pPr>
        </w:pPrChange>
      </w:pPr>
      <w:del w:id="506" w:author="Sudhanshu Satyam" w:date="2020-08-10T11:19:00Z">
        <w:r w:rsidRPr="009E47F8" w:rsidDel="009E47F8">
          <w:rPr>
            <w:rFonts w:cstheme="minorHAnsi"/>
            <w:sz w:val="24"/>
            <w:szCs w:val="24"/>
            <w:rPrChange w:id="507" w:author="Sudhanshu Satyam" w:date="2020-08-10T11:19:00Z">
              <w:rPr/>
            </w:rPrChange>
          </w:rPr>
          <w:delText>(Note: localhost is your local system, port: which are defined in application, sign-up is webservice name that defined in step 4)</w:delText>
        </w:r>
      </w:del>
    </w:p>
    <w:p w14:paraId="7F18F075" w14:textId="7ACDA213" w:rsidR="001B2ACF" w:rsidRPr="009E47F8" w:rsidRDefault="001B2ACF">
      <w:pPr>
        <w:ind w:left="720"/>
        <w:rPr>
          <w:rFonts w:cstheme="minorHAnsi"/>
          <w:sz w:val="24"/>
          <w:szCs w:val="24"/>
          <w:rPrChange w:id="508" w:author="Sudhanshu Satyam" w:date="2020-08-10T11:21:00Z">
            <w:rPr/>
          </w:rPrChange>
        </w:rPr>
        <w:pPrChange w:id="509" w:author="Sudhanshu Satyam" w:date="2020-08-10T11:21:00Z">
          <w:pPr>
            <w:pStyle w:val="ListParagraph"/>
          </w:pPr>
        </w:pPrChange>
      </w:pPr>
    </w:p>
    <w:p w14:paraId="3DCFB08F" w14:textId="7CA4DEBF" w:rsidR="001B2ACF" w:rsidRDefault="001B2ACF" w:rsidP="008F6ACF">
      <w:pPr>
        <w:pStyle w:val="ListParagraph"/>
        <w:rPr>
          <w:rFonts w:cstheme="minorHAnsi"/>
          <w:sz w:val="24"/>
          <w:szCs w:val="24"/>
        </w:rPr>
      </w:pPr>
      <w:del w:id="510" w:author="Sudhanshu Satyam" w:date="2020-08-10T11:23:00Z">
        <w:r w:rsidDel="009E47F8">
          <w:rPr>
            <w:noProof/>
          </w:rPr>
          <w:drawing>
            <wp:inline distT="0" distB="0" distL="0" distR="0" wp14:anchorId="602EC611" wp14:editId="42400165">
              <wp:extent cx="5943600" cy="39738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73830"/>
                      </a:xfrm>
                      <a:prstGeom prst="rect">
                        <a:avLst/>
                      </a:prstGeom>
                    </pic:spPr>
                  </pic:pic>
                </a:graphicData>
              </a:graphic>
            </wp:inline>
          </w:drawing>
        </w:r>
      </w:del>
      <w:ins w:id="511" w:author="Sudhanshu Satyam" w:date="2020-08-10T11:23:00Z">
        <w:r w:rsidR="009E47F8" w:rsidRPr="009E47F8">
          <w:rPr>
            <w:noProof/>
          </w:rPr>
          <w:t xml:space="preserve"> </w:t>
        </w:r>
        <w:r w:rsidR="009E47F8">
          <w:rPr>
            <w:noProof/>
          </w:rPr>
          <w:drawing>
            <wp:inline distT="0" distB="0" distL="0" distR="0" wp14:anchorId="53DC2D61" wp14:editId="1680743E">
              <wp:extent cx="5943600" cy="53479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347970"/>
                      </a:xfrm>
                      <a:prstGeom prst="rect">
                        <a:avLst/>
                      </a:prstGeom>
                    </pic:spPr>
                  </pic:pic>
                </a:graphicData>
              </a:graphic>
            </wp:inline>
          </w:drawing>
        </w:r>
      </w:ins>
    </w:p>
    <w:p w14:paraId="79ED14A6" w14:textId="7C3366F8" w:rsidR="001B2ACF" w:rsidRDefault="001B2ACF" w:rsidP="008F6ACF">
      <w:pPr>
        <w:pStyle w:val="ListParagraph"/>
        <w:rPr>
          <w:rFonts w:cstheme="minorHAnsi"/>
          <w:sz w:val="24"/>
          <w:szCs w:val="24"/>
        </w:rPr>
      </w:pPr>
    </w:p>
    <w:p w14:paraId="5B022C75" w14:textId="74710BDE" w:rsidR="001B2ACF" w:rsidDel="00AD64D3" w:rsidRDefault="001B2ACF">
      <w:pPr>
        <w:rPr>
          <w:del w:id="512" w:author="Sudhanshu Satyam" w:date="2020-08-10T11:25:00Z"/>
          <w:rFonts w:cstheme="minorHAnsi"/>
          <w:sz w:val="24"/>
          <w:szCs w:val="24"/>
        </w:rPr>
        <w:pPrChange w:id="513" w:author="Sudhanshu Satyam" w:date="2020-08-10T11:33:00Z">
          <w:pPr>
            <w:pStyle w:val="ListParagraph"/>
          </w:pPr>
        </w:pPrChange>
      </w:pPr>
      <w:del w:id="514" w:author="Sudhanshu Satyam" w:date="2020-08-10T11:25:00Z">
        <w:r w:rsidDel="00AD64D3">
          <w:rPr>
            <w:rFonts w:cstheme="minorHAnsi"/>
            <w:sz w:val="24"/>
            <w:szCs w:val="24"/>
          </w:rPr>
          <w:delText>Parameters:</w:delText>
        </w:r>
      </w:del>
    </w:p>
    <w:p w14:paraId="5E7810AD" w14:textId="5D740049" w:rsidR="001B2ACF" w:rsidDel="00AD64D3" w:rsidRDefault="001B2ACF">
      <w:pPr>
        <w:rPr>
          <w:del w:id="515" w:author="Sudhanshu Satyam" w:date="2020-08-10T11:25:00Z"/>
          <w:rFonts w:cstheme="minorHAnsi"/>
          <w:sz w:val="24"/>
          <w:szCs w:val="24"/>
        </w:rPr>
        <w:pPrChange w:id="516" w:author="Sudhanshu Satyam" w:date="2020-08-10T11:33:00Z">
          <w:pPr>
            <w:pStyle w:val="ListParagraph"/>
          </w:pPr>
        </w:pPrChange>
      </w:pPr>
      <w:del w:id="517" w:author="Sudhanshu Satyam" w:date="2020-08-10T11:25:00Z">
        <w:r w:rsidDel="00AD64D3">
          <w:rPr>
            <w:rFonts w:cstheme="minorHAnsi"/>
            <w:sz w:val="24"/>
            <w:szCs w:val="24"/>
          </w:rPr>
          <w:delText>Method Type: Method type defined what kind of method/webservices we have. i.e</w:delText>
        </w:r>
      </w:del>
      <w:ins w:id="518" w:author="anton.vahcic" w:date="2020-07-09T08:16:00Z">
        <w:del w:id="519" w:author="Sudhanshu Satyam" w:date="2020-08-10T11:25:00Z">
          <w:r w:rsidR="000B1F19" w:rsidDel="00AD64D3">
            <w:rPr>
              <w:rFonts w:cstheme="minorHAnsi"/>
              <w:sz w:val="24"/>
              <w:szCs w:val="24"/>
            </w:rPr>
            <w:delText>Specifically</w:delText>
          </w:r>
        </w:del>
      </w:ins>
      <w:del w:id="520" w:author="Sudhanshu Satyam" w:date="2020-08-10T11:25:00Z">
        <w:r w:rsidDel="00AD64D3">
          <w:rPr>
            <w:rFonts w:cstheme="minorHAnsi"/>
            <w:sz w:val="24"/>
            <w:szCs w:val="24"/>
          </w:rPr>
          <w:delText xml:space="preserve"> Post, Get, Put, Delete, Head etc. </w:delText>
        </w:r>
      </w:del>
    </w:p>
    <w:p w14:paraId="0377E76D" w14:textId="1032E43C" w:rsidR="00AD64D3" w:rsidRPr="00AD64D3" w:rsidDel="00CF703B" w:rsidRDefault="00AD64D3">
      <w:pPr>
        <w:rPr>
          <w:del w:id="521" w:author="Sudhanshu Satyam" w:date="2020-08-10T11:33:00Z"/>
          <w:rFonts w:cstheme="minorHAnsi"/>
          <w:sz w:val="24"/>
          <w:szCs w:val="24"/>
          <w:rPrChange w:id="522" w:author="Sudhanshu Satyam" w:date="2020-08-10T11:25:00Z">
            <w:rPr>
              <w:del w:id="523" w:author="Sudhanshu Satyam" w:date="2020-08-10T11:33:00Z"/>
            </w:rPr>
          </w:rPrChange>
        </w:rPr>
        <w:pPrChange w:id="524" w:author="Sudhanshu Satyam" w:date="2020-08-10T11:33:00Z">
          <w:pPr>
            <w:pStyle w:val="ListParagraph"/>
          </w:pPr>
        </w:pPrChange>
      </w:pPr>
    </w:p>
    <w:p w14:paraId="3477927A" w14:textId="2FEBD6A4" w:rsidR="001B2ACF" w:rsidDel="00CF703B" w:rsidRDefault="001B2ACF">
      <w:pPr>
        <w:rPr>
          <w:del w:id="525" w:author="Sudhanshu Satyam" w:date="2020-08-10T11:33:00Z"/>
          <w:rFonts w:cstheme="minorHAnsi"/>
          <w:sz w:val="24"/>
          <w:szCs w:val="24"/>
        </w:rPr>
        <w:pPrChange w:id="526" w:author="Sudhanshu Satyam" w:date="2020-08-10T11:33:00Z">
          <w:pPr>
            <w:pStyle w:val="ListParagraph"/>
          </w:pPr>
        </w:pPrChange>
      </w:pPr>
      <w:del w:id="527" w:author="Sudhanshu Satyam" w:date="2020-08-10T11:33:00Z">
        <w:r w:rsidDel="00CF703B">
          <w:rPr>
            <w:rFonts w:cstheme="minorHAnsi"/>
            <w:sz w:val="24"/>
            <w:szCs w:val="24"/>
          </w:rPr>
          <w:delText>EndPoint: It is endpoint URL of our application</w:delText>
        </w:r>
      </w:del>
    </w:p>
    <w:p w14:paraId="4F702718" w14:textId="05961F22" w:rsidR="001B2ACF" w:rsidDel="00CF703B" w:rsidRDefault="001B2ACF">
      <w:pPr>
        <w:rPr>
          <w:del w:id="528" w:author="Sudhanshu Satyam" w:date="2020-08-10T11:33:00Z"/>
          <w:rFonts w:cstheme="minorHAnsi"/>
          <w:sz w:val="24"/>
          <w:szCs w:val="24"/>
        </w:rPr>
        <w:pPrChange w:id="529" w:author="Sudhanshu Satyam" w:date="2020-08-10T11:33:00Z">
          <w:pPr>
            <w:pStyle w:val="ListParagraph"/>
          </w:pPr>
        </w:pPrChange>
      </w:pPr>
    </w:p>
    <w:p w14:paraId="26FAFBF3" w14:textId="6D83CCD0" w:rsidR="001B2ACF" w:rsidDel="00CF703B" w:rsidRDefault="001B2ACF">
      <w:pPr>
        <w:rPr>
          <w:del w:id="530" w:author="Sudhanshu Satyam" w:date="2020-08-10T11:33:00Z"/>
          <w:rFonts w:cstheme="minorHAnsi"/>
          <w:sz w:val="24"/>
          <w:szCs w:val="24"/>
        </w:rPr>
        <w:pPrChange w:id="531" w:author="Sudhanshu Satyam" w:date="2020-08-10T11:33:00Z">
          <w:pPr>
            <w:pStyle w:val="ListParagraph"/>
          </w:pPr>
        </w:pPrChange>
      </w:pPr>
      <w:del w:id="532" w:author="Sudhanshu Satyam" w:date="2020-08-10T11:33:00Z">
        <w:r w:rsidDel="00CF703B">
          <w:rPr>
            <w:rFonts w:cstheme="minorHAnsi"/>
            <w:sz w:val="24"/>
            <w:szCs w:val="24"/>
          </w:rPr>
          <w:delText xml:space="preserve">Resource: Webservice name </w:delText>
        </w:r>
      </w:del>
    </w:p>
    <w:p w14:paraId="5AD00744" w14:textId="74554B82" w:rsidR="001B2ACF" w:rsidDel="00CF703B" w:rsidRDefault="001B2ACF">
      <w:pPr>
        <w:rPr>
          <w:del w:id="533" w:author="Sudhanshu Satyam" w:date="2020-08-10T11:33:00Z"/>
          <w:rFonts w:cstheme="minorHAnsi"/>
          <w:sz w:val="24"/>
          <w:szCs w:val="24"/>
        </w:rPr>
        <w:pPrChange w:id="534" w:author="Sudhanshu Satyam" w:date="2020-08-10T11:33:00Z">
          <w:pPr>
            <w:pStyle w:val="ListParagraph"/>
          </w:pPr>
        </w:pPrChange>
      </w:pPr>
    </w:p>
    <w:p w14:paraId="7DBE3626" w14:textId="0BC5283F" w:rsidR="001B2ACF" w:rsidDel="00CF703B" w:rsidRDefault="001B2ACF">
      <w:pPr>
        <w:rPr>
          <w:del w:id="535" w:author="Sudhanshu Satyam" w:date="2020-08-10T11:33:00Z"/>
          <w:rFonts w:cstheme="minorHAnsi"/>
          <w:sz w:val="24"/>
          <w:szCs w:val="24"/>
        </w:rPr>
        <w:pPrChange w:id="536" w:author="Sudhanshu Satyam" w:date="2020-08-10T11:33:00Z">
          <w:pPr>
            <w:pStyle w:val="ListParagraph"/>
          </w:pPr>
        </w:pPrChange>
      </w:pPr>
      <w:del w:id="537" w:author="Sudhanshu Satyam" w:date="2020-08-10T11:33:00Z">
        <w:r w:rsidDel="00CF703B">
          <w:rPr>
            <w:rFonts w:cstheme="minorHAnsi"/>
            <w:sz w:val="24"/>
            <w:szCs w:val="24"/>
          </w:rPr>
          <w:delText xml:space="preserve">Parameters: the parameters that can be send to application as a request parameter. </w:delText>
        </w:r>
      </w:del>
    </w:p>
    <w:p w14:paraId="1B3728B7" w14:textId="25A5B654" w:rsidR="001B2ACF" w:rsidDel="00CF703B" w:rsidRDefault="001B2ACF">
      <w:pPr>
        <w:rPr>
          <w:del w:id="538" w:author="Sudhanshu Satyam" w:date="2020-08-10T11:33:00Z"/>
          <w:rFonts w:cstheme="minorHAnsi"/>
          <w:sz w:val="24"/>
          <w:szCs w:val="24"/>
        </w:rPr>
        <w:pPrChange w:id="539" w:author="Sudhanshu Satyam" w:date="2020-08-10T11:33:00Z">
          <w:pPr>
            <w:pStyle w:val="ListParagraph"/>
          </w:pPr>
        </w:pPrChange>
      </w:pPr>
    </w:p>
    <w:p w14:paraId="5BD937D0" w14:textId="245EEC63" w:rsidR="001B2ACF" w:rsidDel="00CF703B" w:rsidRDefault="001B2ACF">
      <w:pPr>
        <w:rPr>
          <w:del w:id="540" w:author="Sudhanshu Satyam" w:date="2020-08-10T11:33:00Z"/>
          <w:rFonts w:cstheme="minorHAnsi"/>
          <w:sz w:val="24"/>
          <w:szCs w:val="24"/>
        </w:rPr>
        <w:pPrChange w:id="541" w:author="Sudhanshu Satyam" w:date="2020-08-10T11:33:00Z">
          <w:pPr>
            <w:pStyle w:val="ListParagraph"/>
          </w:pPr>
        </w:pPrChange>
      </w:pPr>
      <w:del w:id="542" w:author="Sudhanshu Satyam" w:date="2020-08-10T11:33:00Z">
        <w:r w:rsidDel="00CF703B">
          <w:rPr>
            <w:rFonts w:cstheme="minorHAnsi"/>
            <w:sz w:val="24"/>
            <w:szCs w:val="24"/>
          </w:rPr>
          <w:delText xml:space="preserve">Headers: In Headers, the header related parameters can be passed. Like the content-type is application/json, the application can get and send back the json request/response. </w:delText>
        </w:r>
      </w:del>
    </w:p>
    <w:p w14:paraId="039C5549" w14:textId="689F55B3" w:rsidR="001B2ACF" w:rsidDel="00CF703B" w:rsidRDefault="001B2ACF">
      <w:pPr>
        <w:rPr>
          <w:del w:id="543" w:author="Sudhanshu Satyam" w:date="2020-08-10T11:33:00Z"/>
          <w:rFonts w:cstheme="minorHAnsi"/>
          <w:sz w:val="24"/>
          <w:szCs w:val="24"/>
        </w:rPr>
        <w:pPrChange w:id="544" w:author="Sudhanshu Satyam" w:date="2020-08-10T11:33:00Z">
          <w:pPr>
            <w:pStyle w:val="ListParagraph"/>
          </w:pPr>
        </w:pPrChange>
      </w:pPr>
    </w:p>
    <w:p w14:paraId="2A435631" w14:textId="724AF150" w:rsidR="001B2ACF" w:rsidDel="00CF703B" w:rsidRDefault="001B2ACF">
      <w:pPr>
        <w:rPr>
          <w:del w:id="545" w:author="Sudhanshu Satyam" w:date="2020-08-10T11:33:00Z"/>
          <w:rFonts w:cstheme="minorHAnsi"/>
          <w:sz w:val="24"/>
          <w:szCs w:val="24"/>
        </w:rPr>
        <w:pPrChange w:id="546" w:author="Sudhanshu Satyam" w:date="2020-08-10T11:33:00Z">
          <w:pPr>
            <w:pStyle w:val="ListParagraph"/>
          </w:pPr>
        </w:pPrChange>
      </w:pPr>
      <w:del w:id="547" w:author="Sudhanshu Satyam" w:date="2020-08-10T11:33:00Z">
        <w:r w:rsidDel="00CF703B">
          <w:rPr>
            <w:rFonts w:cstheme="minorHAnsi"/>
            <w:sz w:val="24"/>
            <w:szCs w:val="24"/>
          </w:rPr>
          <w:delText xml:space="preserve">Body/Request: All the parameters which are required to create a new User. The format of the parameters are </w:delText>
        </w:r>
      </w:del>
      <w:ins w:id="548" w:author="anton.vahcic" w:date="2020-07-09T08:16:00Z">
        <w:del w:id="549" w:author="Sudhanshu Satyam" w:date="2020-08-10T11:33:00Z">
          <w:r w:rsidR="000B1F19" w:rsidDel="00CF703B">
            <w:rPr>
              <w:rFonts w:cstheme="minorHAnsi"/>
              <w:sz w:val="24"/>
              <w:szCs w:val="24"/>
            </w:rPr>
            <w:delText xml:space="preserve">is </w:delText>
          </w:r>
        </w:del>
      </w:ins>
      <w:del w:id="550" w:author="Sudhanshu Satyam" w:date="2020-08-10T11:33:00Z">
        <w:r w:rsidDel="00CF703B">
          <w:rPr>
            <w:rFonts w:cstheme="minorHAnsi"/>
            <w:sz w:val="24"/>
            <w:szCs w:val="24"/>
          </w:rPr>
          <w:delText xml:space="preserve">Json. </w:delText>
        </w:r>
      </w:del>
    </w:p>
    <w:p w14:paraId="7B4F6F99" w14:textId="401881CC" w:rsidR="001B2ACF" w:rsidDel="00CF703B" w:rsidRDefault="001B2ACF">
      <w:pPr>
        <w:rPr>
          <w:del w:id="551" w:author="Sudhanshu Satyam" w:date="2020-08-10T11:33:00Z"/>
          <w:rFonts w:cstheme="minorHAnsi"/>
          <w:sz w:val="24"/>
          <w:szCs w:val="24"/>
        </w:rPr>
        <w:pPrChange w:id="552" w:author="Sudhanshu Satyam" w:date="2020-08-10T11:33:00Z">
          <w:pPr>
            <w:pStyle w:val="ListParagraph"/>
          </w:pPr>
        </w:pPrChange>
      </w:pPr>
    </w:p>
    <w:p w14:paraId="20A8FA3E" w14:textId="50967BCC" w:rsidR="001B2ACF" w:rsidDel="00CF703B" w:rsidRDefault="001B2ACF">
      <w:pPr>
        <w:rPr>
          <w:del w:id="553" w:author="Sudhanshu Satyam" w:date="2020-08-10T11:33:00Z"/>
          <w:rFonts w:cstheme="minorHAnsi"/>
          <w:sz w:val="24"/>
          <w:szCs w:val="24"/>
        </w:rPr>
        <w:pPrChange w:id="554" w:author="Sudhanshu Satyam" w:date="2020-08-10T11:33:00Z">
          <w:pPr>
            <w:pStyle w:val="ListParagraph"/>
          </w:pPr>
        </w:pPrChange>
      </w:pPr>
      <w:del w:id="555" w:author="Sudhanshu Satyam" w:date="2020-08-10T11:33:00Z">
        <w:r w:rsidDel="00CF703B">
          <w:rPr>
            <w:rFonts w:cstheme="minorHAnsi"/>
            <w:sz w:val="24"/>
            <w:szCs w:val="24"/>
          </w:rPr>
          <w:delText xml:space="preserve">Response: After creating the User, the application/webservices sent a response back to the  client with unique UserId and other details. </w:delText>
        </w:r>
      </w:del>
    </w:p>
    <w:p w14:paraId="1B431DBA" w14:textId="38181BEC" w:rsidR="00883753" w:rsidDel="00CF703B" w:rsidRDefault="00883753">
      <w:pPr>
        <w:rPr>
          <w:del w:id="556" w:author="Sudhanshu Satyam" w:date="2020-08-10T11:33:00Z"/>
          <w:rFonts w:cstheme="minorHAnsi"/>
          <w:sz w:val="24"/>
          <w:szCs w:val="24"/>
        </w:rPr>
        <w:pPrChange w:id="557" w:author="Sudhanshu Satyam" w:date="2020-08-10T11:33:00Z">
          <w:pPr>
            <w:pStyle w:val="ListParagraph"/>
          </w:pPr>
        </w:pPrChange>
      </w:pPr>
    </w:p>
    <w:p w14:paraId="15B30A4B" w14:textId="20877D3F" w:rsidR="00883753" w:rsidDel="00CF703B" w:rsidRDefault="00883753">
      <w:pPr>
        <w:rPr>
          <w:del w:id="558" w:author="Sudhanshu Satyam" w:date="2020-08-10T11:33:00Z"/>
          <w:rFonts w:cstheme="minorHAnsi"/>
          <w:sz w:val="24"/>
          <w:szCs w:val="24"/>
        </w:rPr>
        <w:pPrChange w:id="559" w:author="Sudhanshu Satyam" w:date="2020-08-10T11:33:00Z">
          <w:pPr>
            <w:pStyle w:val="ListParagraph"/>
          </w:pPr>
        </w:pPrChange>
      </w:pPr>
      <w:del w:id="560" w:author="Sudhanshu Satyam" w:date="2020-08-10T11:33:00Z">
        <w:r w:rsidDel="00CF703B">
          <w:rPr>
            <w:rFonts w:cstheme="minorHAnsi"/>
            <w:sz w:val="24"/>
            <w:szCs w:val="24"/>
          </w:rPr>
          <w:delText xml:space="preserve">The same way, we can call any webservices with their full path and required method type and parameters. </w:delText>
        </w:r>
      </w:del>
    </w:p>
    <w:p w14:paraId="45313634" w14:textId="08DCACFC" w:rsidR="00CE49D0" w:rsidDel="00CF703B" w:rsidRDefault="00CE49D0">
      <w:pPr>
        <w:rPr>
          <w:del w:id="561" w:author="Sudhanshu Satyam" w:date="2020-08-10T11:33:00Z"/>
          <w:rFonts w:cstheme="minorHAnsi"/>
          <w:sz w:val="24"/>
          <w:szCs w:val="24"/>
        </w:rPr>
        <w:pPrChange w:id="562" w:author="Sudhanshu Satyam" w:date="2020-08-10T11:33:00Z">
          <w:pPr>
            <w:pStyle w:val="ListParagraph"/>
          </w:pPr>
        </w:pPrChange>
      </w:pPr>
    </w:p>
    <w:p w14:paraId="6F327417" w14:textId="62282571" w:rsidR="00AD64D3" w:rsidRPr="00AD64D3" w:rsidDel="00CF703B" w:rsidRDefault="00CE49D0">
      <w:pPr>
        <w:rPr>
          <w:del w:id="563" w:author="Sudhanshu Satyam" w:date="2020-08-10T11:33:00Z"/>
          <w:rFonts w:cstheme="minorHAnsi"/>
          <w:b/>
          <w:bCs/>
          <w:sz w:val="24"/>
          <w:szCs w:val="24"/>
          <w:rPrChange w:id="564" w:author="Sudhanshu Satyam" w:date="2020-08-10T11:26:00Z">
            <w:rPr>
              <w:del w:id="565" w:author="Sudhanshu Satyam" w:date="2020-08-10T11:33:00Z"/>
            </w:rPr>
          </w:rPrChange>
        </w:rPr>
        <w:pPrChange w:id="566" w:author="Sudhanshu Satyam" w:date="2020-08-10T11:33:00Z">
          <w:pPr>
            <w:pStyle w:val="Heading2"/>
            <w:numPr>
              <w:numId w:val="6"/>
            </w:numPr>
            <w:ind w:left="360" w:hanging="360"/>
          </w:pPr>
        </w:pPrChange>
      </w:pPr>
      <w:del w:id="567" w:author="Sudhanshu Satyam" w:date="2020-08-10T11:26:00Z">
        <w:r w:rsidRPr="00B26D55" w:rsidDel="00AD64D3">
          <w:delText>Login Webservice</w:delText>
        </w:r>
      </w:del>
      <w:del w:id="568" w:author="Sudhanshu Satyam" w:date="2020-08-10T11:33:00Z">
        <w:r w:rsidRPr="00B26D55" w:rsidDel="00CF703B">
          <w:delText xml:space="preserve">: </w:delText>
        </w:r>
      </w:del>
    </w:p>
    <w:p w14:paraId="22B40145" w14:textId="1E3E7EB7" w:rsidR="00CE49D0" w:rsidRPr="00CE49D0" w:rsidDel="00CF703B" w:rsidRDefault="00CE49D0">
      <w:pPr>
        <w:rPr>
          <w:del w:id="569" w:author="Sudhanshu Satyam" w:date="2020-08-10T11:33:00Z"/>
          <w:rFonts w:cstheme="minorHAnsi"/>
          <w:sz w:val="24"/>
          <w:szCs w:val="24"/>
        </w:rPr>
        <w:pPrChange w:id="570" w:author="Sudhanshu Satyam" w:date="2020-08-10T11:33:00Z">
          <w:pPr>
            <w:ind w:left="720"/>
          </w:pPr>
        </w:pPrChange>
      </w:pPr>
      <w:del w:id="571" w:author="Sudhanshu Satyam" w:date="2020-08-10T11:33:00Z">
        <w:r w:rsidRPr="00CE49D0" w:rsidDel="00CF703B">
          <w:rPr>
            <w:rFonts w:cstheme="minorHAnsi"/>
            <w:sz w:val="24"/>
            <w:szCs w:val="24"/>
          </w:rPr>
          <w:delText>Once the signup will be done, we can login to the Spring boot application for the same user:</w:delText>
        </w:r>
      </w:del>
    </w:p>
    <w:p w14:paraId="41308F9E" w14:textId="53B77FAE" w:rsidR="00CE49D0" w:rsidRPr="00CE49D0" w:rsidDel="00CF703B" w:rsidRDefault="00CE49D0">
      <w:pPr>
        <w:rPr>
          <w:del w:id="572" w:author="Sudhanshu Satyam" w:date="2020-08-10T11:33:00Z"/>
          <w:rFonts w:cstheme="minorHAnsi"/>
          <w:sz w:val="24"/>
          <w:szCs w:val="24"/>
        </w:rPr>
        <w:pPrChange w:id="573" w:author="Sudhanshu Satyam" w:date="2020-08-10T11:33:00Z">
          <w:pPr>
            <w:ind w:left="720" w:firstLine="720"/>
          </w:pPr>
        </w:pPrChange>
      </w:pPr>
      <w:del w:id="574" w:author="Sudhanshu Satyam" w:date="2020-08-10T11:33:00Z">
        <w:r w:rsidRPr="00CE49D0" w:rsidDel="00CF703B">
          <w:rPr>
            <w:rFonts w:cstheme="minorHAnsi"/>
            <w:sz w:val="24"/>
            <w:szCs w:val="24"/>
          </w:rPr>
          <w:delText>Request Type: Post</w:delText>
        </w:r>
      </w:del>
    </w:p>
    <w:p w14:paraId="7F026ED8" w14:textId="6F444D03" w:rsidR="00CE49D0" w:rsidRPr="00CE49D0" w:rsidDel="00CF703B" w:rsidRDefault="00CE49D0">
      <w:pPr>
        <w:rPr>
          <w:del w:id="575" w:author="Sudhanshu Satyam" w:date="2020-08-10T11:33:00Z"/>
          <w:rFonts w:cstheme="minorHAnsi"/>
          <w:sz w:val="24"/>
          <w:szCs w:val="24"/>
        </w:rPr>
        <w:pPrChange w:id="576" w:author="Sudhanshu Satyam" w:date="2020-08-10T11:33:00Z">
          <w:pPr>
            <w:ind w:left="720" w:firstLine="720"/>
          </w:pPr>
        </w:pPrChange>
      </w:pPr>
      <w:del w:id="577" w:author="Sudhanshu Satyam" w:date="2020-08-10T11:33:00Z">
        <w:r w:rsidRPr="00CE49D0" w:rsidDel="00CF703B">
          <w:rPr>
            <w:rFonts w:cstheme="minorHAnsi"/>
            <w:sz w:val="24"/>
            <w:szCs w:val="24"/>
          </w:rPr>
          <w:delText>Rest URL: http://localhost:80</w:delText>
        </w:r>
        <w:r w:rsidDel="00CF703B">
          <w:rPr>
            <w:rFonts w:cstheme="minorHAnsi"/>
            <w:sz w:val="24"/>
            <w:szCs w:val="24"/>
          </w:rPr>
          <w:delText>9</w:delText>
        </w:r>
        <w:r w:rsidRPr="00CE49D0" w:rsidDel="00CF703B">
          <w:rPr>
            <w:rFonts w:cstheme="minorHAnsi"/>
            <w:sz w:val="24"/>
            <w:szCs w:val="24"/>
          </w:rPr>
          <w:delText>0/login</w:delText>
        </w:r>
      </w:del>
    </w:p>
    <w:p w14:paraId="1B635B7E" w14:textId="2A836B33" w:rsidR="00CE49D0" w:rsidRPr="00CE49D0" w:rsidDel="00CF703B" w:rsidRDefault="00CE49D0">
      <w:pPr>
        <w:rPr>
          <w:del w:id="578" w:author="Sudhanshu Satyam" w:date="2020-08-10T11:33:00Z"/>
          <w:rFonts w:cstheme="minorHAnsi"/>
          <w:sz w:val="24"/>
          <w:szCs w:val="24"/>
        </w:rPr>
        <w:pPrChange w:id="579" w:author="Sudhanshu Satyam" w:date="2020-08-10T11:33:00Z">
          <w:pPr>
            <w:ind w:left="720" w:firstLine="720"/>
          </w:pPr>
        </w:pPrChange>
      </w:pPr>
      <w:del w:id="580" w:author="Sudhanshu Satyam" w:date="2020-08-10T11:33:00Z">
        <w:r w:rsidRPr="00CE49D0" w:rsidDel="00CF703B">
          <w:rPr>
            <w:rFonts w:cstheme="minorHAnsi"/>
            <w:sz w:val="24"/>
            <w:szCs w:val="24"/>
          </w:rPr>
          <w:delText xml:space="preserve">Test Date/Payload: </w:delText>
        </w:r>
      </w:del>
    </w:p>
    <w:p w14:paraId="4DB9B089" w14:textId="355274A5" w:rsidR="00CE49D0" w:rsidRPr="00CE49D0" w:rsidDel="00CF703B" w:rsidRDefault="00CE49D0">
      <w:pPr>
        <w:rPr>
          <w:del w:id="581" w:author="Sudhanshu Satyam" w:date="2020-08-10T11:33:00Z"/>
          <w:rFonts w:cstheme="minorHAnsi"/>
          <w:sz w:val="24"/>
          <w:szCs w:val="24"/>
        </w:rPr>
        <w:pPrChange w:id="582" w:author="Sudhanshu Satyam" w:date="2020-08-10T11:33:00Z">
          <w:pPr>
            <w:ind w:left="720" w:firstLine="720"/>
          </w:pPr>
        </w:pPrChange>
      </w:pPr>
      <w:del w:id="583" w:author="Sudhanshu Satyam" w:date="2020-08-10T11:33:00Z">
        <w:r w:rsidRPr="00CE49D0" w:rsidDel="00CF703B">
          <w:rPr>
            <w:rFonts w:cstheme="minorHAnsi"/>
            <w:sz w:val="24"/>
            <w:szCs w:val="24"/>
          </w:rPr>
          <w:delText>{</w:delText>
        </w:r>
      </w:del>
    </w:p>
    <w:p w14:paraId="67B667B6" w14:textId="538BB645" w:rsidR="00CE49D0" w:rsidRPr="00CE49D0" w:rsidDel="00CF703B" w:rsidRDefault="00CE49D0">
      <w:pPr>
        <w:rPr>
          <w:del w:id="584" w:author="Sudhanshu Satyam" w:date="2020-08-10T11:33:00Z"/>
          <w:rFonts w:cstheme="minorHAnsi"/>
          <w:sz w:val="24"/>
          <w:szCs w:val="24"/>
        </w:rPr>
        <w:pPrChange w:id="585" w:author="Sudhanshu Satyam" w:date="2020-08-10T11:33:00Z">
          <w:pPr>
            <w:ind w:left="720" w:firstLine="720"/>
          </w:pPr>
        </w:pPrChange>
      </w:pPr>
      <w:del w:id="586" w:author="Sudhanshu Satyam" w:date="2020-08-10T11:33:00Z">
        <w:r w:rsidRPr="00CE49D0" w:rsidDel="00CF703B">
          <w:rPr>
            <w:rFonts w:cstheme="minorHAnsi"/>
            <w:sz w:val="24"/>
            <w:szCs w:val="24"/>
          </w:rPr>
          <w:delText xml:space="preserve">    "userName": "TestUser3",</w:delText>
        </w:r>
      </w:del>
    </w:p>
    <w:p w14:paraId="5BB59931" w14:textId="6C2507F1" w:rsidR="00CE49D0" w:rsidRPr="00CE49D0" w:rsidDel="00CF703B" w:rsidRDefault="00CE49D0">
      <w:pPr>
        <w:rPr>
          <w:del w:id="587" w:author="Sudhanshu Satyam" w:date="2020-08-10T11:33:00Z"/>
          <w:rFonts w:cstheme="minorHAnsi"/>
          <w:sz w:val="24"/>
          <w:szCs w:val="24"/>
        </w:rPr>
        <w:pPrChange w:id="588" w:author="Sudhanshu Satyam" w:date="2020-08-10T11:33:00Z">
          <w:pPr>
            <w:ind w:left="720" w:firstLine="720"/>
          </w:pPr>
        </w:pPrChange>
      </w:pPr>
      <w:del w:id="589" w:author="Sudhanshu Satyam" w:date="2020-08-10T11:33:00Z">
        <w:r w:rsidRPr="00CE49D0" w:rsidDel="00CF703B">
          <w:rPr>
            <w:rFonts w:cstheme="minorHAnsi"/>
            <w:sz w:val="24"/>
            <w:szCs w:val="24"/>
          </w:rPr>
          <w:delText xml:space="preserve">    "password": 123456</w:delText>
        </w:r>
      </w:del>
    </w:p>
    <w:p w14:paraId="60C2D21A" w14:textId="3C95BC6B" w:rsidR="00CE49D0" w:rsidRPr="00CE49D0" w:rsidDel="00CF703B" w:rsidRDefault="00CE49D0">
      <w:pPr>
        <w:rPr>
          <w:del w:id="590" w:author="Sudhanshu Satyam" w:date="2020-08-10T11:33:00Z"/>
          <w:rFonts w:cstheme="minorHAnsi"/>
          <w:sz w:val="24"/>
          <w:szCs w:val="24"/>
        </w:rPr>
        <w:pPrChange w:id="591" w:author="Sudhanshu Satyam" w:date="2020-08-10T11:33:00Z">
          <w:pPr>
            <w:ind w:left="720" w:firstLine="720"/>
          </w:pPr>
        </w:pPrChange>
      </w:pPr>
      <w:del w:id="592" w:author="Sudhanshu Satyam" w:date="2020-08-10T11:33:00Z">
        <w:r w:rsidRPr="00CE49D0" w:rsidDel="00CF703B">
          <w:rPr>
            <w:rFonts w:cstheme="minorHAnsi"/>
            <w:sz w:val="24"/>
            <w:szCs w:val="24"/>
          </w:rPr>
          <w:delText>}</w:delText>
        </w:r>
      </w:del>
    </w:p>
    <w:p w14:paraId="2D031F77" w14:textId="576A268B" w:rsidR="00CE49D0" w:rsidRPr="00CE49D0" w:rsidDel="00CF703B" w:rsidRDefault="00CE49D0">
      <w:pPr>
        <w:rPr>
          <w:del w:id="593" w:author="Sudhanshu Satyam" w:date="2020-08-10T11:33:00Z"/>
          <w:rFonts w:cstheme="minorHAnsi"/>
          <w:sz w:val="24"/>
          <w:szCs w:val="24"/>
        </w:rPr>
        <w:pPrChange w:id="594" w:author="Sudhanshu Satyam" w:date="2020-08-10T11:33:00Z">
          <w:pPr>
            <w:ind w:left="720" w:firstLine="720"/>
          </w:pPr>
        </w:pPrChange>
      </w:pPr>
    </w:p>
    <w:p w14:paraId="6BDAE0E9" w14:textId="67205EB1" w:rsidR="00CE49D0" w:rsidRPr="00CE49D0" w:rsidDel="00CF703B" w:rsidRDefault="00CE49D0">
      <w:pPr>
        <w:rPr>
          <w:del w:id="595" w:author="Sudhanshu Satyam" w:date="2020-08-10T11:33:00Z"/>
          <w:rFonts w:cstheme="minorHAnsi"/>
          <w:sz w:val="24"/>
          <w:szCs w:val="24"/>
        </w:rPr>
      </w:pPr>
      <w:del w:id="596" w:author="Sudhanshu Satyam" w:date="2020-08-10T11:33:00Z">
        <w:r w:rsidRPr="00CE49D0" w:rsidDel="00CF703B">
          <w:rPr>
            <w:rFonts w:cstheme="minorHAnsi"/>
            <w:sz w:val="24"/>
            <w:szCs w:val="24"/>
          </w:rPr>
          <w:delText>Get the Authrozation</w:delText>
        </w:r>
      </w:del>
      <w:ins w:id="597" w:author="anton.vahcic" w:date="2020-07-09T08:17:00Z">
        <w:del w:id="598" w:author="Sudhanshu Satyam" w:date="2020-08-10T11:33:00Z">
          <w:r w:rsidR="000B1F19" w:rsidRPr="00CE49D0" w:rsidDel="00CF703B">
            <w:rPr>
              <w:rFonts w:cstheme="minorHAnsi"/>
              <w:sz w:val="24"/>
              <w:szCs w:val="24"/>
            </w:rPr>
            <w:delText>Authorization</w:delText>
          </w:r>
        </w:del>
      </w:ins>
      <w:del w:id="599" w:author="Sudhanshu Satyam" w:date="2020-08-10T11:33:00Z">
        <w:r w:rsidRPr="00CE49D0" w:rsidDel="00CF703B">
          <w:rPr>
            <w:rFonts w:cstheme="minorHAnsi"/>
            <w:sz w:val="24"/>
            <w:szCs w:val="24"/>
          </w:rPr>
          <w:delText xml:space="preserve"> code from the Header of response which will be look like: </w:delText>
        </w:r>
      </w:del>
    </w:p>
    <w:p w14:paraId="437F5726" w14:textId="66F3DCEB" w:rsidR="00CE49D0" w:rsidDel="00CF703B" w:rsidRDefault="00CE49D0">
      <w:pPr>
        <w:rPr>
          <w:del w:id="600" w:author="Sudhanshu Satyam" w:date="2020-08-10T11:33:00Z"/>
          <w:rFonts w:cstheme="minorHAnsi"/>
          <w:sz w:val="24"/>
          <w:szCs w:val="24"/>
        </w:rPr>
      </w:pPr>
      <w:del w:id="601" w:author="Sudhanshu Satyam" w:date="2020-08-10T11:33:00Z">
        <w:r w:rsidRPr="00CE49D0" w:rsidDel="00CF703B">
          <w:rPr>
            <w:rFonts w:cstheme="minorHAnsi"/>
            <w:sz w:val="24"/>
            <w:szCs w:val="24"/>
          </w:rPr>
          <w:delText>Bearer eyJ0eXAiOiJKV1QiLCJhbGciOiJIUzUxMiJ9.eyJzdWIiOiJ4eXo2IiwiZXhwIjoxNTgxMDYyODIzfQ.tQt_dFKBQQPVKUB9__3vO0sblBsTsOk26sVl5PqHP-KR9IUoU5KqgDxoLPH7M5fYFvr8PYgps-tl_istx0F48w</w:delText>
        </w:r>
      </w:del>
    </w:p>
    <w:p w14:paraId="0578FB86" w14:textId="346F23B9" w:rsidR="004D51F9" w:rsidDel="00CF703B" w:rsidRDefault="004D51F9">
      <w:pPr>
        <w:rPr>
          <w:del w:id="602" w:author="Sudhanshu Satyam" w:date="2020-08-10T11:33:00Z"/>
          <w:rFonts w:cstheme="minorHAnsi"/>
          <w:sz w:val="24"/>
          <w:szCs w:val="24"/>
        </w:rPr>
        <w:pPrChange w:id="603" w:author="Sudhanshu Satyam" w:date="2020-08-10T11:33:00Z">
          <w:pPr>
            <w:ind w:left="720" w:firstLine="720"/>
          </w:pPr>
        </w:pPrChange>
      </w:pPr>
    </w:p>
    <w:p w14:paraId="3522D4C6" w14:textId="2D2051C8" w:rsidR="004D51F9" w:rsidRPr="00B26D55" w:rsidDel="00CF703B" w:rsidRDefault="00A65D1E">
      <w:pPr>
        <w:rPr>
          <w:del w:id="604" w:author="Sudhanshu Satyam" w:date="2020-08-10T11:33:00Z"/>
        </w:rPr>
        <w:pPrChange w:id="605" w:author="Sudhanshu Satyam" w:date="2020-08-10T11:33:00Z">
          <w:pPr>
            <w:pStyle w:val="Heading2"/>
            <w:numPr>
              <w:numId w:val="6"/>
            </w:numPr>
            <w:ind w:left="360" w:hanging="360"/>
          </w:pPr>
        </w:pPrChange>
      </w:pPr>
      <w:del w:id="606" w:author="Sudhanshu Satyam" w:date="2020-08-10T11:33:00Z">
        <w:r w:rsidRPr="00B26D55" w:rsidDel="00CF703B">
          <w:delText>Get User Details:</w:delText>
        </w:r>
      </w:del>
    </w:p>
    <w:p w14:paraId="237E13EF" w14:textId="2812600D" w:rsidR="00A65D1E" w:rsidDel="00CF703B" w:rsidRDefault="00A65D1E">
      <w:pPr>
        <w:rPr>
          <w:del w:id="607" w:author="Sudhanshu Satyam" w:date="2020-08-10T11:33:00Z"/>
          <w:rFonts w:cstheme="minorHAnsi"/>
          <w:sz w:val="24"/>
          <w:szCs w:val="24"/>
        </w:rPr>
      </w:pPr>
      <w:del w:id="608" w:author="Sudhanshu Satyam" w:date="2020-08-10T11:33:00Z">
        <w:r w:rsidRPr="00A65D1E" w:rsidDel="00CF703B">
          <w:rPr>
            <w:rFonts w:cstheme="minorHAnsi"/>
            <w:sz w:val="24"/>
            <w:szCs w:val="24"/>
          </w:rPr>
          <w:delText>Once the Login will be done and we will get auth</w:delText>
        </w:r>
        <w:r w:rsidDel="00CF703B">
          <w:rPr>
            <w:rFonts w:cstheme="minorHAnsi"/>
            <w:sz w:val="24"/>
            <w:szCs w:val="24"/>
          </w:rPr>
          <w:delText>ori</w:delText>
        </w:r>
        <w:r w:rsidRPr="00A65D1E" w:rsidDel="00CF703B">
          <w:rPr>
            <w:rFonts w:cstheme="minorHAnsi"/>
            <w:sz w:val="24"/>
            <w:szCs w:val="24"/>
          </w:rPr>
          <w:delText>ze code from login response's Header, we can get the details of all user:</w:delText>
        </w:r>
      </w:del>
    </w:p>
    <w:p w14:paraId="25885DDA" w14:textId="45520D70" w:rsidR="009F6E84" w:rsidRPr="009F6E84" w:rsidDel="00CF703B" w:rsidRDefault="009F6E84">
      <w:pPr>
        <w:rPr>
          <w:del w:id="609" w:author="Sudhanshu Satyam" w:date="2020-08-10T11:33:00Z"/>
          <w:rFonts w:cstheme="minorHAnsi"/>
          <w:sz w:val="24"/>
          <w:szCs w:val="24"/>
        </w:rPr>
      </w:pPr>
      <w:del w:id="610" w:author="Sudhanshu Satyam" w:date="2020-08-10T11:33:00Z">
        <w:r w:rsidRPr="009F6E84" w:rsidDel="00CF703B">
          <w:rPr>
            <w:rFonts w:cstheme="minorHAnsi"/>
            <w:sz w:val="24"/>
            <w:szCs w:val="24"/>
          </w:rPr>
          <w:delText>Request Type: GET</w:delText>
        </w:r>
      </w:del>
    </w:p>
    <w:p w14:paraId="7B853681" w14:textId="0F6ED649" w:rsidR="009F6E84" w:rsidRPr="009F6E84" w:rsidDel="00CF703B" w:rsidRDefault="009F6E84">
      <w:pPr>
        <w:rPr>
          <w:del w:id="611" w:author="Sudhanshu Satyam" w:date="2020-08-10T11:33:00Z"/>
          <w:rFonts w:cstheme="minorHAnsi"/>
          <w:sz w:val="24"/>
          <w:szCs w:val="24"/>
        </w:rPr>
      </w:pPr>
      <w:del w:id="612" w:author="Sudhanshu Satyam" w:date="2020-08-10T11:33:00Z">
        <w:r w:rsidRPr="009F6E84" w:rsidDel="00CF703B">
          <w:rPr>
            <w:rFonts w:cstheme="minorHAnsi"/>
            <w:sz w:val="24"/>
            <w:szCs w:val="24"/>
          </w:rPr>
          <w:delText>Rest URL: http://localhost:8080/users</w:delText>
        </w:r>
      </w:del>
    </w:p>
    <w:p w14:paraId="37930D67" w14:textId="1D0E2EEB" w:rsidR="009F6E84" w:rsidDel="00CF703B" w:rsidRDefault="009F6E84">
      <w:pPr>
        <w:rPr>
          <w:del w:id="613" w:author="Sudhanshu Satyam" w:date="2020-08-10T11:33:00Z"/>
          <w:rFonts w:cstheme="minorHAnsi"/>
          <w:sz w:val="24"/>
          <w:szCs w:val="24"/>
        </w:rPr>
      </w:pPr>
      <w:del w:id="614" w:author="Sudhanshu Satyam" w:date="2020-08-10T11:33:00Z">
        <w:r w:rsidRPr="009F6E84" w:rsidDel="00CF703B">
          <w:rPr>
            <w:rFonts w:cstheme="minorHAnsi"/>
            <w:sz w:val="24"/>
            <w:szCs w:val="24"/>
          </w:rPr>
          <w:delText>Test Dat</w:delText>
        </w:r>
        <w:r w:rsidDel="00CF703B">
          <w:rPr>
            <w:rFonts w:cstheme="minorHAnsi"/>
            <w:sz w:val="24"/>
            <w:szCs w:val="24"/>
          </w:rPr>
          <w:delText>a</w:delText>
        </w:r>
        <w:r w:rsidRPr="009F6E84" w:rsidDel="00CF703B">
          <w:rPr>
            <w:rFonts w:cstheme="minorHAnsi"/>
            <w:sz w:val="24"/>
            <w:szCs w:val="24"/>
          </w:rPr>
          <w:delText>/Payload:</w:delText>
        </w:r>
        <w:r w:rsidDel="00CF703B">
          <w:rPr>
            <w:rFonts w:cstheme="minorHAnsi"/>
            <w:sz w:val="24"/>
            <w:szCs w:val="24"/>
          </w:rPr>
          <w:delText xml:space="preserve"> NA</w:delText>
        </w:r>
      </w:del>
    </w:p>
    <w:p w14:paraId="7853F9DC" w14:textId="35C4EFD6" w:rsidR="009F6E84" w:rsidRPr="009F6E84" w:rsidDel="00CF703B" w:rsidRDefault="009F6E84">
      <w:pPr>
        <w:rPr>
          <w:del w:id="615" w:author="Sudhanshu Satyam" w:date="2020-08-10T11:33:00Z"/>
          <w:rFonts w:cstheme="minorHAnsi"/>
          <w:sz w:val="24"/>
          <w:szCs w:val="24"/>
        </w:rPr>
      </w:pPr>
      <w:del w:id="616" w:author="Sudhanshu Satyam" w:date="2020-08-10T11:33:00Z">
        <w:r w:rsidRPr="009F6E84" w:rsidDel="00CF703B">
          <w:rPr>
            <w:rFonts w:cstheme="minorHAnsi"/>
            <w:sz w:val="24"/>
            <w:szCs w:val="24"/>
          </w:rPr>
          <w:delText xml:space="preserve">In Header: set the </w:delText>
        </w:r>
      </w:del>
    </w:p>
    <w:p w14:paraId="48A57418" w14:textId="0B547A31" w:rsidR="009F6E84" w:rsidRPr="009F6E84" w:rsidDel="00CF703B" w:rsidRDefault="009F6E84">
      <w:pPr>
        <w:rPr>
          <w:del w:id="617" w:author="Sudhanshu Satyam" w:date="2020-08-10T11:33:00Z"/>
          <w:rFonts w:cstheme="minorHAnsi"/>
          <w:sz w:val="24"/>
          <w:szCs w:val="24"/>
        </w:rPr>
      </w:pPr>
      <w:del w:id="618" w:author="Sudhanshu Satyam" w:date="2020-08-10T11:33:00Z">
        <w:r w:rsidRPr="009F6E84" w:rsidDel="00CF703B">
          <w:rPr>
            <w:rFonts w:cstheme="minorHAnsi"/>
            <w:sz w:val="24"/>
            <w:szCs w:val="24"/>
          </w:rPr>
          <w:delText>Content-type: application/json</w:delText>
        </w:r>
      </w:del>
    </w:p>
    <w:p w14:paraId="4A330D6E" w14:textId="34A67B9F" w:rsidR="009F6E84" w:rsidDel="00CF703B" w:rsidRDefault="009F6E84">
      <w:pPr>
        <w:rPr>
          <w:del w:id="619" w:author="Sudhanshu Satyam" w:date="2020-08-10T11:33:00Z"/>
          <w:rFonts w:cstheme="minorHAnsi"/>
          <w:sz w:val="24"/>
          <w:szCs w:val="24"/>
        </w:rPr>
      </w:pPr>
      <w:del w:id="620" w:author="Sudhanshu Satyam" w:date="2020-08-10T11:33:00Z">
        <w:r w:rsidRPr="009F6E84" w:rsidDel="00CF703B">
          <w:rPr>
            <w:rFonts w:cstheme="minorHAnsi"/>
            <w:sz w:val="24"/>
            <w:szCs w:val="24"/>
          </w:rPr>
          <w:delText>Authorization: Bearer eyJ0eXAiOiJKV1QiLCJhbGciOiJIUzUxMiJ9.eyJzdWIiOiJ4eXo2IiwiZXhwIjoxNTgxMDYyODIzfQ.tQt_dFKBQQPVKUB9__3vO0sblBsTsOk26sVl5PqHP-KR9IUoU5KqgDxoLPH7M5fYFvr8PYgps-tl_istx0F48w</w:delText>
        </w:r>
      </w:del>
    </w:p>
    <w:p w14:paraId="4F79E668" w14:textId="7DD8A3D5" w:rsidR="009F6E84" w:rsidRPr="00B26D55" w:rsidDel="00CF703B" w:rsidRDefault="009F6E84">
      <w:pPr>
        <w:rPr>
          <w:del w:id="621" w:author="Sudhanshu Satyam" w:date="2020-08-10T11:33:00Z"/>
        </w:rPr>
        <w:pPrChange w:id="622" w:author="Sudhanshu Satyam" w:date="2020-08-10T11:33:00Z">
          <w:pPr>
            <w:pStyle w:val="Heading2"/>
            <w:numPr>
              <w:numId w:val="6"/>
            </w:numPr>
            <w:ind w:left="360" w:hanging="360"/>
          </w:pPr>
        </w:pPrChange>
      </w:pPr>
      <w:del w:id="623" w:author="Sudhanshu Satyam" w:date="2020-08-10T11:33:00Z">
        <w:r w:rsidRPr="00B26D55" w:rsidDel="00CF703B">
          <w:delText>Update User Details:</w:delText>
        </w:r>
      </w:del>
    </w:p>
    <w:p w14:paraId="2A4CE3F6" w14:textId="719EA524" w:rsidR="009F6E84" w:rsidDel="00CF703B" w:rsidRDefault="009F6E84">
      <w:pPr>
        <w:rPr>
          <w:del w:id="624" w:author="Sudhanshu Satyam" w:date="2020-08-10T11:33:00Z"/>
          <w:rFonts w:cstheme="minorHAnsi"/>
          <w:sz w:val="24"/>
          <w:szCs w:val="24"/>
        </w:rPr>
      </w:pPr>
      <w:del w:id="625" w:author="Sudhanshu Satyam" w:date="2020-08-10T11:33:00Z">
        <w:r w:rsidRPr="009F6E84" w:rsidDel="00CF703B">
          <w:rPr>
            <w:rFonts w:cstheme="minorHAnsi"/>
            <w:sz w:val="24"/>
            <w:szCs w:val="24"/>
          </w:rPr>
          <w:delText>Once the Login will be done and we will get authorize code from login response's Header, we can update the details of any user:</w:delText>
        </w:r>
      </w:del>
    </w:p>
    <w:p w14:paraId="59F628F8" w14:textId="1BE59CC0" w:rsidR="009F6E84" w:rsidRPr="009F6E84" w:rsidDel="00CF703B" w:rsidRDefault="009F6E84">
      <w:pPr>
        <w:rPr>
          <w:del w:id="626" w:author="Sudhanshu Satyam" w:date="2020-08-10T11:33:00Z"/>
          <w:rFonts w:cstheme="minorHAnsi"/>
          <w:sz w:val="24"/>
          <w:szCs w:val="24"/>
        </w:rPr>
      </w:pPr>
      <w:del w:id="627" w:author="Sudhanshu Satyam" w:date="2020-08-10T11:33:00Z">
        <w:r w:rsidRPr="009F6E84" w:rsidDel="00CF703B">
          <w:rPr>
            <w:rFonts w:cstheme="minorHAnsi"/>
            <w:sz w:val="24"/>
            <w:szCs w:val="24"/>
          </w:rPr>
          <w:delText>Request Type: PUT</w:delText>
        </w:r>
      </w:del>
    </w:p>
    <w:p w14:paraId="538E930D" w14:textId="571A09F4" w:rsidR="009F6E84" w:rsidRPr="009F6E84" w:rsidDel="00CF703B" w:rsidRDefault="009F6E84">
      <w:pPr>
        <w:rPr>
          <w:del w:id="628" w:author="Sudhanshu Satyam" w:date="2020-08-10T11:33:00Z"/>
          <w:rFonts w:cstheme="minorHAnsi"/>
          <w:sz w:val="24"/>
          <w:szCs w:val="24"/>
        </w:rPr>
      </w:pPr>
      <w:del w:id="629" w:author="Sudhanshu Satyam" w:date="2020-08-10T11:33:00Z">
        <w:r w:rsidRPr="009F6E84" w:rsidDel="00CF703B">
          <w:rPr>
            <w:rFonts w:cstheme="minorHAnsi"/>
            <w:sz w:val="24"/>
            <w:szCs w:val="24"/>
          </w:rPr>
          <w:delText>Rest URL: http://localhost:80</w:delText>
        </w:r>
        <w:r w:rsidDel="00CF703B">
          <w:rPr>
            <w:rFonts w:cstheme="minorHAnsi"/>
            <w:sz w:val="24"/>
            <w:szCs w:val="24"/>
          </w:rPr>
          <w:delText>9</w:delText>
        </w:r>
        <w:r w:rsidRPr="009F6E84" w:rsidDel="00CF703B">
          <w:rPr>
            <w:rFonts w:cstheme="minorHAnsi"/>
            <w:sz w:val="24"/>
            <w:szCs w:val="24"/>
          </w:rPr>
          <w:delText>0/users/{id} (Example: http://localhost:80</w:delText>
        </w:r>
        <w:r w:rsidDel="00CF703B">
          <w:rPr>
            <w:rFonts w:cstheme="minorHAnsi"/>
            <w:sz w:val="24"/>
            <w:szCs w:val="24"/>
          </w:rPr>
          <w:delText>9</w:delText>
        </w:r>
        <w:r w:rsidRPr="009F6E84" w:rsidDel="00CF703B">
          <w:rPr>
            <w:rFonts w:cstheme="minorHAnsi"/>
            <w:sz w:val="24"/>
            <w:szCs w:val="24"/>
          </w:rPr>
          <w:delText>0/users/1)</w:delText>
        </w:r>
      </w:del>
    </w:p>
    <w:p w14:paraId="1FAC3536" w14:textId="282F0D77" w:rsidR="009F6E84" w:rsidRPr="009F6E84" w:rsidDel="00CF703B" w:rsidRDefault="009F6E84">
      <w:pPr>
        <w:rPr>
          <w:del w:id="630" w:author="Sudhanshu Satyam" w:date="2020-08-10T11:33:00Z"/>
          <w:rFonts w:cstheme="minorHAnsi"/>
          <w:sz w:val="24"/>
          <w:szCs w:val="24"/>
        </w:rPr>
      </w:pPr>
      <w:del w:id="631" w:author="Sudhanshu Satyam" w:date="2020-08-10T11:33:00Z">
        <w:r w:rsidRPr="009F6E84" w:rsidDel="00CF703B">
          <w:rPr>
            <w:rFonts w:cstheme="minorHAnsi"/>
            <w:sz w:val="24"/>
            <w:szCs w:val="24"/>
          </w:rPr>
          <w:delText xml:space="preserve">Test Date/Payload: </w:delText>
        </w:r>
      </w:del>
    </w:p>
    <w:p w14:paraId="2C822A24" w14:textId="7CED8C69" w:rsidR="009F6E84" w:rsidRPr="009F6E84" w:rsidDel="00CF703B" w:rsidRDefault="009F6E84">
      <w:pPr>
        <w:rPr>
          <w:del w:id="632" w:author="Sudhanshu Satyam" w:date="2020-08-10T11:33:00Z"/>
          <w:rFonts w:cstheme="minorHAnsi"/>
          <w:sz w:val="24"/>
          <w:szCs w:val="24"/>
        </w:rPr>
      </w:pPr>
      <w:del w:id="633" w:author="Sudhanshu Satyam" w:date="2020-08-10T11:33:00Z">
        <w:r w:rsidRPr="009F6E84" w:rsidDel="00CF703B">
          <w:rPr>
            <w:rFonts w:cstheme="minorHAnsi"/>
            <w:sz w:val="24"/>
            <w:szCs w:val="24"/>
          </w:rPr>
          <w:delText>{</w:delText>
        </w:r>
      </w:del>
    </w:p>
    <w:p w14:paraId="18977289" w14:textId="21CD5177" w:rsidR="009F6E84" w:rsidRPr="009F6E84" w:rsidDel="00CF703B" w:rsidRDefault="009F6E84">
      <w:pPr>
        <w:rPr>
          <w:del w:id="634" w:author="Sudhanshu Satyam" w:date="2020-08-10T11:33:00Z"/>
          <w:rFonts w:cstheme="minorHAnsi"/>
          <w:sz w:val="24"/>
          <w:szCs w:val="24"/>
        </w:rPr>
      </w:pPr>
      <w:del w:id="635" w:author="Sudhanshu Satyam" w:date="2020-08-10T11:33:00Z">
        <w:r w:rsidRPr="009F6E84" w:rsidDel="00CF703B">
          <w:rPr>
            <w:rFonts w:cstheme="minorHAnsi"/>
            <w:sz w:val="24"/>
            <w:szCs w:val="24"/>
          </w:rPr>
          <w:delText xml:space="preserve">    "userName": "TestUser3",</w:delText>
        </w:r>
      </w:del>
    </w:p>
    <w:p w14:paraId="0511A1E1" w14:textId="0E4271F8" w:rsidR="009F6E84" w:rsidRPr="009F6E84" w:rsidDel="00CF703B" w:rsidRDefault="009F6E84">
      <w:pPr>
        <w:rPr>
          <w:del w:id="636" w:author="Sudhanshu Satyam" w:date="2020-08-10T11:33:00Z"/>
          <w:rFonts w:cstheme="minorHAnsi"/>
          <w:sz w:val="24"/>
          <w:szCs w:val="24"/>
        </w:rPr>
      </w:pPr>
      <w:del w:id="637" w:author="Sudhanshu Satyam" w:date="2020-08-10T11:33:00Z">
        <w:r w:rsidRPr="009F6E84" w:rsidDel="00CF703B">
          <w:rPr>
            <w:rFonts w:cstheme="minorHAnsi"/>
            <w:sz w:val="24"/>
            <w:szCs w:val="24"/>
          </w:rPr>
          <w:delText xml:space="preserve">    "password": 123456,</w:delText>
        </w:r>
      </w:del>
    </w:p>
    <w:p w14:paraId="107BD962" w14:textId="71CB1307" w:rsidR="009F6E84" w:rsidRPr="009F6E84" w:rsidDel="00CF703B" w:rsidRDefault="009F6E84">
      <w:pPr>
        <w:rPr>
          <w:del w:id="638" w:author="Sudhanshu Satyam" w:date="2020-08-10T11:33:00Z"/>
          <w:rFonts w:cstheme="minorHAnsi"/>
          <w:sz w:val="24"/>
          <w:szCs w:val="24"/>
        </w:rPr>
      </w:pPr>
      <w:del w:id="639" w:author="Sudhanshu Satyam" w:date="2020-08-10T11:33:00Z">
        <w:r w:rsidRPr="009F6E84" w:rsidDel="00CF703B">
          <w:rPr>
            <w:rFonts w:cstheme="minorHAnsi"/>
            <w:sz w:val="24"/>
            <w:szCs w:val="24"/>
          </w:rPr>
          <w:delText xml:space="preserve">    "email": "email@yahoo.com",</w:delText>
        </w:r>
      </w:del>
    </w:p>
    <w:p w14:paraId="7A4F3141" w14:textId="752BF33C" w:rsidR="009F6E84" w:rsidRPr="009F6E84" w:rsidDel="00CF703B" w:rsidRDefault="009F6E84">
      <w:pPr>
        <w:rPr>
          <w:del w:id="640" w:author="Sudhanshu Satyam" w:date="2020-08-10T11:33:00Z"/>
          <w:rFonts w:cstheme="minorHAnsi"/>
          <w:sz w:val="24"/>
          <w:szCs w:val="24"/>
        </w:rPr>
      </w:pPr>
      <w:del w:id="641" w:author="Sudhanshu Satyam" w:date="2020-08-10T11:33:00Z">
        <w:r w:rsidRPr="009F6E84" w:rsidDel="00CF703B">
          <w:rPr>
            <w:rFonts w:cstheme="minorHAnsi"/>
            <w:sz w:val="24"/>
            <w:szCs w:val="24"/>
          </w:rPr>
          <w:delText xml:space="preserve">    "fullName": "xyz sbvr2",</w:delText>
        </w:r>
      </w:del>
    </w:p>
    <w:p w14:paraId="4B2194B5" w14:textId="73848FE1" w:rsidR="009F6E84" w:rsidRPr="009F6E84" w:rsidDel="00CF703B" w:rsidRDefault="009F6E84">
      <w:pPr>
        <w:rPr>
          <w:del w:id="642" w:author="Sudhanshu Satyam" w:date="2020-08-10T11:33:00Z"/>
          <w:rFonts w:cstheme="minorHAnsi"/>
          <w:sz w:val="24"/>
          <w:szCs w:val="24"/>
        </w:rPr>
      </w:pPr>
      <w:del w:id="643" w:author="Sudhanshu Satyam" w:date="2020-08-10T11:33:00Z">
        <w:r w:rsidRPr="009F6E84" w:rsidDel="00CF703B">
          <w:rPr>
            <w:rFonts w:cstheme="minorHAnsi"/>
            <w:sz w:val="24"/>
            <w:szCs w:val="24"/>
          </w:rPr>
          <w:delText xml:space="preserve">    "mobile": "122454322"</w:delText>
        </w:r>
      </w:del>
    </w:p>
    <w:p w14:paraId="6252B49A" w14:textId="2D22C40E" w:rsidR="009F6E84" w:rsidRPr="009F6E84" w:rsidDel="00CF703B" w:rsidRDefault="009F6E84">
      <w:pPr>
        <w:rPr>
          <w:del w:id="644" w:author="Sudhanshu Satyam" w:date="2020-08-10T11:33:00Z"/>
          <w:rFonts w:cstheme="minorHAnsi"/>
          <w:sz w:val="24"/>
          <w:szCs w:val="24"/>
        </w:rPr>
      </w:pPr>
      <w:del w:id="645" w:author="Sudhanshu Satyam" w:date="2020-08-10T11:33:00Z">
        <w:r w:rsidRPr="009F6E84" w:rsidDel="00CF703B">
          <w:rPr>
            <w:rFonts w:cstheme="minorHAnsi"/>
            <w:sz w:val="24"/>
            <w:szCs w:val="24"/>
          </w:rPr>
          <w:delText>}</w:delText>
        </w:r>
      </w:del>
    </w:p>
    <w:p w14:paraId="19E7516A" w14:textId="29C80B94" w:rsidR="009F6E84" w:rsidRPr="009F6E84" w:rsidDel="00CF703B" w:rsidRDefault="009F6E84">
      <w:pPr>
        <w:rPr>
          <w:del w:id="646" w:author="Sudhanshu Satyam" w:date="2020-08-10T11:33:00Z"/>
          <w:rFonts w:cstheme="minorHAnsi"/>
          <w:sz w:val="24"/>
          <w:szCs w:val="24"/>
        </w:rPr>
      </w:pPr>
    </w:p>
    <w:p w14:paraId="5A2AFE56" w14:textId="5A261BDD" w:rsidR="009F6E84" w:rsidRPr="009F6E84" w:rsidDel="00CF703B" w:rsidRDefault="009F6E84">
      <w:pPr>
        <w:rPr>
          <w:del w:id="647" w:author="Sudhanshu Satyam" w:date="2020-08-10T11:33:00Z"/>
          <w:rFonts w:cstheme="minorHAnsi"/>
          <w:sz w:val="24"/>
          <w:szCs w:val="24"/>
        </w:rPr>
      </w:pPr>
      <w:del w:id="648" w:author="Sudhanshu Satyam" w:date="2020-08-10T11:33:00Z">
        <w:r w:rsidRPr="009F6E84" w:rsidDel="00CF703B">
          <w:rPr>
            <w:rFonts w:cstheme="minorHAnsi"/>
            <w:sz w:val="24"/>
            <w:szCs w:val="24"/>
          </w:rPr>
          <w:delText xml:space="preserve">In Header: set the </w:delText>
        </w:r>
      </w:del>
    </w:p>
    <w:p w14:paraId="3E6C173D" w14:textId="5D325F80" w:rsidR="009F6E84" w:rsidRPr="009F6E84" w:rsidDel="00CF703B" w:rsidRDefault="009F6E84">
      <w:pPr>
        <w:rPr>
          <w:del w:id="649" w:author="Sudhanshu Satyam" w:date="2020-08-10T11:33:00Z"/>
          <w:rFonts w:cstheme="minorHAnsi"/>
          <w:sz w:val="24"/>
          <w:szCs w:val="24"/>
        </w:rPr>
      </w:pPr>
      <w:del w:id="650" w:author="Sudhanshu Satyam" w:date="2020-08-10T11:33:00Z">
        <w:r w:rsidRPr="009F6E84" w:rsidDel="00CF703B">
          <w:rPr>
            <w:rFonts w:cstheme="minorHAnsi"/>
            <w:sz w:val="24"/>
            <w:szCs w:val="24"/>
          </w:rPr>
          <w:delText>Content-type: application/json</w:delText>
        </w:r>
      </w:del>
    </w:p>
    <w:p w14:paraId="6A8F8792" w14:textId="74F76D49" w:rsidR="009F6E84" w:rsidDel="00CF703B" w:rsidRDefault="009F6E84">
      <w:pPr>
        <w:rPr>
          <w:del w:id="651" w:author="Sudhanshu Satyam" w:date="2020-08-10T11:33:00Z"/>
          <w:rFonts w:cstheme="minorHAnsi"/>
          <w:sz w:val="24"/>
          <w:szCs w:val="24"/>
        </w:rPr>
      </w:pPr>
      <w:del w:id="652" w:author="Sudhanshu Satyam" w:date="2020-08-10T11:33:00Z">
        <w:r w:rsidRPr="009F6E84" w:rsidDel="00CF703B">
          <w:rPr>
            <w:rFonts w:cstheme="minorHAnsi"/>
            <w:sz w:val="24"/>
            <w:szCs w:val="24"/>
          </w:rPr>
          <w:delText>Authorization: Bearer eyJ0eXAiOiJKV1QiLCJhbGciOiJIUzUxMiJ9.eyJzdWIiOiJ4eXo2IiwiZXhwIjoxNTgxMDYyODIzfQ.tQt_dFKBQQPVKUB9__3vO0sblBsTsOk26sVl5PqHP-KR9IUoU5KqgDxoLPH7M5fYFvr8PYgps-tl_istx0F48w</w:delText>
        </w:r>
      </w:del>
    </w:p>
    <w:p w14:paraId="046F3D02" w14:textId="2BFCD878" w:rsidR="007E261C" w:rsidRPr="00E21E80" w:rsidDel="00CF703B" w:rsidRDefault="007E261C">
      <w:pPr>
        <w:rPr>
          <w:del w:id="653" w:author="Sudhanshu Satyam" w:date="2020-08-10T11:33:00Z"/>
          <w:rFonts w:cstheme="minorHAnsi"/>
          <w:b/>
          <w:bCs/>
          <w:sz w:val="24"/>
          <w:szCs w:val="24"/>
        </w:rPr>
        <w:pPrChange w:id="654" w:author="Sudhanshu Satyam" w:date="2020-08-10T11:33:00Z">
          <w:pPr>
            <w:pStyle w:val="Heading2"/>
            <w:numPr>
              <w:numId w:val="6"/>
            </w:numPr>
            <w:ind w:left="360" w:hanging="360"/>
          </w:pPr>
        </w:pPrChange>
      </w:pPr>
      <w:del w:id="655" w:author="Sudhanshu Satyam" w:date="2020-08-10T11:33:00Z">
        <w:r w:rsidRPr="00E21E80" w:rsidDel="00CF703B">
          <w:rPr>
            <w:rStyle w:val="Heading2Char"/>
          </w:rPr>
          <w:delText>Delete User Details</w:delText>
        </w:r>
        <w:r w:rsidRPr="00E21E80" w:rsidDel="00CF703B">
          <w:rPr>
            <w:rFonts w:cstheme="minorHAnsi"/>
            <w:b/>
            <w:bCs/>
            <w:sz w:val="24"/>
            <w:szCs w:val="24"/>
          </w:rPr>
          <w:delText>:</w:delText>
        </w:r>
      </w:del>
    </w:p>
    <w:p w14:paraId="3FC5E3D6" w14:textId="1AF55C5E" w:rsidR="007E261C" w:rsidDel="00CF703B" w:rsidRDefault="007E261C">
      <w:pPr>
        <w:rPr>
          <w:del w:id="656" w:author="Sudhanshu Satyam" w:date="2020-08-10T11:33:00Z"/>
          <w:rFonts w:cstheme="minorHAnsi"/>
          <w:sz w:val="24"/>
          <w:szCs w:val="24"/>
        </w:rPr>
      </w:pPr>
      <w:del w:id="657" w:author="Sudhanshu Satyam" w:date="2020-08-10T11:33:00Z">
        <w:r w:rsidRPr="007E261C" w:rsidDel="00CF703B">
          <w:rPr>
            <w:rFonts w:cstheme="minorHAnsi"/>
            <w:sz w:val="24"/>
            <w:szCs w:val="24"/>
          </w:rPr>
          <w:delText>Once the Login will be done and we will get authorize code from login response's Header, we can delete the details of any user:</w:delText>
        </w:r>
      </w:del>
    </w:p>
    <w:p w14:paraId="5F598892" w14:textId="6097B4AF" w:rsidR="00B64A47" w:rsidRPr="00B64A47" w:rsidDel="00CF703B" w:rsidRDefault="00B64A47">
      <w:pPr>
        <w:rPr>
          <w:del w:id="658" w:author="Sudhanshu Satyam" w:date="2020-08-10T11:33:00Z"/>
          <w:rFonts w:cstheme="minorHAnsi"/>
          <w:sz w:val="24"/>
          <w:szCs w:val="24"/>
        </w:rPr>
      </w:pPr>
      <w:del w:id="659" w:author="Sudhanshu Satyam" w:date="2020-08-10T11:33:00Z">
        <w:r w:rsidRPr="00B64A47" w:rsidDel="00CF703B">
          <w:rPr>
            <w:rFonts w:cstheme="minorHAnsi"/>
            <w:sz w:val="24"/>
            <w:szCs w:val="24"/>
          </w:rPr>
          <w:delText>Request Type: DELETE</w:delText>
        </w:r>
      </w:del>
    </w:p>
    <w:p w14:paraId="08D92AC0" w14:textId="371A9301" w:rsidR="00B64A47" w:rsidRPr="00B64A47" w:rsidDel="00CF703B" w:rsidRDefault="00B64A47">
      <w:pPr>
        <w:rPr>
          <w:del w:id="660" w:author="Sudhanshu Satyam" w:date="2020-08-10T11:33:00Z"/>
          <w:rFonts w:cstheme="minorHAnsi"/>
          <w:sz w:val="24"/>
          <w:szCs w:val="24"/>
        </w:rPr>
      </w:pPr>
      <w:del w:id="661" w:author="Sudhanshu Satyam" w:date="2020-08-10T11:33:00Z">
        <w:r w:rsidRPr="00B64A47" w:rsidDel="00CF703B">
          <w:rPr>
            <w:rFonts w:cstheme="minorHAnsi"/>
            <w:sz w:val="24"/>
            <w:szCs w:val="24"/>
          </w:rPr>
          <w:delText>Rest URL: http://localhost:80</w:delText>
        </w:r>
        <w:r w:rsidDel="00CF703B">
          <w:rPr>
            <w:rFonts w:cstheme="minorHAnsi"/>
            <w:sz w:val="24"/>
            <w:szCs w:val="24"/>
          </w:rPr>
          <w:delText>9</w:delText>
        </w:r>
        <w:r w:rsidRPr="00B64A47" w:rsidDel="00CF703B">
          <w:rPr>
            <w:rFonts w:cstheme="minorHAnsi"/>
            <w:sz w:val="24"/>
            <w:szCs w:val="24"/>
          </w:rPr>
          <w:delText>0/users/{id} (Example: http://localhost:80</w:delText>
        </w:r>
        <w:r w:rsidDel="00CF703B">
          <w:rPr>
            <w:rFonts w:cstheme="minorHAnsi"/>
            <w:sz w:val="24"/>
            <w:szCs w:val="24"/>
          </w:rPr>
          <w:delText>9</w:delText>
        </w:r>
        <w:r w:rsidRPr="00B64A47" w:rsidDel="00CF703B">
          <w:rPr>
            <w:rFonts w:cstheme="minorHAnsi"/>
            <w:sz w:val="24"/>
            <w:szCs w:val="24"/>
          </w:rPr>
          <w:delText>0/users/1)</w:delText>
        </w:r>
      </w:del>
    </w:p>
    <w:p w14:paraId="0E49B5D6" w14:textId="6AA55968" w:rsidR="00B64A47" w:rsidRPr="00B64A47" w:rsidDel="00CF703B" w:rsidRDefault="00B64A47">
      <w:pPr>
        <w:rPr>
          <w:del w:id="662" w:author="Sudhanshu Satyam" w:date="2020-08-10T11:33:00Z"/>
          <w:rFonts w:cstheme="minorHAnsi"/>
          <w:sz w:val="24"/>
          <w:szCs w:val="24"/>
        </w:rPr>
      </w:pPr>
      <w:del w:id="663" w:author="Sudhanshu Satyam" w:date="2020-08-10T11:33:00Z">
        <w:r w:rsidRPr="00B64A47" w:rsidDel="00CF703B">
          <w:rPr>
            <w:rFonts w:cstheme="minorHAnsi"/>
            <w:sz w:val="24"/>
            <w:szCs w:val="24"/>
          </w:rPr>
          <w:delText xml:space="preserve">Test Data/Payload: </w:delText>
        </w:r>
      </w:del>
    </w:p>
    <w:p w14:paraId="3CD17B0E" w14:textId="6463E3CA" w:rsidR="00B64A47" w:rsidRPr="00B64A47" w:rsidDel="00CF703B" w:rsidRDefault="00B64A47">
      <w:pPr>
        <w:rPr>
          <w:del w:id="664" w:author="Sudhanshu Satyam" w:date="2020-08-10T11:33:00Z"/>
          <w:rFonts w:cstheme="minorHAnsi"/>
          <w:sz w:val="24"/>
          <w:szCs w:val="24"/>
        </w:rPr>
      </w:pPr>
    </w:p>
    <w:p w14:paraId="4B6A9749" w14:textId="5060633B" w:rsidR="00B64A47" w:rsidRPr="00B64A47" w:rsidDel="00CF703B" w:rsidRDefault="00B64A47">
      <w:pPr>
        <w:rPr>
          <w:del w:id="665" w:author="Sudhanshu Satyam" w:date="2020-08-10T11:33:00Z"/>
          <w:rFonts w:cstheme="minorHAnsi"/>
          <w:sz w:val="24"/>
          <w:szCs w:val="24"/>
        </w:rPr>
      </w:pPr>
      <w:del w:id="666" w:author="Sudhanshu Satyam" w:date="2020-08-10T11:33:00Z">
        <w:r w:rsidRPr="00B64A47" w:rsidDel="00CF703B">
          <w:rPr>
            <w:rFonts w:cstheme="minorHAnsi"/>
            <w:sz w:val="24"/>
            <w:szCs w:val="24"/>
          </w:rPr>
          <w:delText xml:space="preserve">In Header: set the </w:delText>
        </w:r>
      </w:del>
    </w:p>
    <w:p w14:paraId="533AA522" w14:textId="4AA1C702" w:rsidR="00B64A47" w:rsidRPr="00B64A47" w:rsidDel="00CF703B" w:rsidRDefault="00B64A47">
      <w:pPr>
        <w:rPr>
          <w:del w:id="667" w:author="Sudhanshu Satyam" w:date="2020-08-10T11:33:00Z"/>
          <w:rFonts w:cstheme="minorHAnsi"/>
          <w:sz w:val="24"/>
          <w:szCs w:val="24"/>
        </w:rPr>
      </w:pPr>
      <w:del w:id="668" w:author="Sudhanshu Satyam" w:date="2020-08-10T11:33:00Z">
        <w:r w:rsidRPr="00B64A47" w:rsidDel="00CF703B">
          <w:rPr>
            <w:rFonts w:cstheme="minorHAnsi"/>
            <w:sz w:val="24"/>
            <w:szCs w:val="24"/>
          </w:rPr>
          <w:delText>Content-type: application/json</w:delText>
        </w:r>
      </w:del>
    </w:p>
    <w:p w14:paraId="6104FFE3" w14:textId="1FC55F76" w:rsidR="00B64A47" w:rsidDel="00CF703B" w:rsidRDefault="00B64A47">
      <w:pPr>
        <w:rPr>
          <w:del w:id="669" w:author="Sudhanshu Satyam" w:date="2020-08-10T11:33:00Z"/>
          <w:rFonts w:cstheme="minorHAnsi"/>
          <w:sz w:val="24"/>
          <w:szCs w:val="24"/>
        </w:rPr>
      </w:pPr>
      <w:del w:id="670" w:author="Sudhanshu Satyam" w:date="2020-08-10T11:33:00Z">
        <w:r w:rsidRPr="00B64A47" w:rsidDel="00CF703B">
          <w:rPr>
            <w:rFonts w:cstheme="minorHAnsi"/>
            <w:sz w:val="24"/>
            <w:szCs w:val="24"/>
          </w:rPr>
          <w:delText>Authorization: Bearer eyJ0eXAiOiJKV1QiLCJhbGciOiJIUzUxMiJ9.eyJzdWIiOiJ4eXo2IiwiZXhwIjoxNTgxMDYyODIzfQ.tQt_dFKBQQPVKUB9__3vO0sblBsTsOk26sVl5PqHP-KR9IUoU5KqgDxoLPH7M5fYFvr8PYgps-tl_istx0F48w</w:delText>
        </w:r>
      </w:del>
    </w:p>
    <w:p w14:paraId="424419B2" w14:textId="71EC0050" w:rsidR="0057544F" w:rsidDel="00CF703B" w:rsidRDefault="0057544F">
      <w:pPr>
        <w:rPr>
          <w:del w:id="671" w:author="Sudhanshu Satyam" w:date="2020-08-10T11:33:00Z"/>
          <w:rFonts w:cstheme="minorHAnsi"/>
          <w:sz w:val="24"/>
          <w:szCs w:val="24"/>
        </w:rPr>
      </w:pPr>
    </w:p>
    <w:p w14:paraId="0792DC11" w14:textId="60E7D7C1" w:rsidR="0057544F" w:rsidRPr="00B26D55" w:rsidDel="00CF703B" w:rsidRDefault="0057544F">
      <w:pPr>
        <w:rPr>
          <w:del w:id="672" w:author="Sudhanshu Satyam" w:date="2020-08-10T11:33:00Z"/>
          <w:rFonts w:cstheme="minorHAnsi"/>
          <w:b/>
          <w:bCs/>
          <w:sz w:val="24"/>
          <w:szCs w:val="24"/>
        </w:rPr>
        <w:pPrChange w:id="673" w:author="Sudhanshu Satyam" w:date="2020-08-10T11:33:00Z">
          <w:pPr>
            <w:pStyle w:val="Heading2"/>
            <w:numPr>
              <w:numId w:val="6"/>
            </w:numPr>
            <w:ind w:left="360" w:hanging="360"/>
          </w:pPr>
        </w:pPrChange>
      </w:pPr>
      <w:del w:id="674" w:author="Sudhanshu Satyam" w:date="2020-08-10T11:33:00Z">
        <w:r w:rsidRPr="00EE76F0" w:rsidDel="00CF703B">
          <w:rPr>
            <w:rStyle w:val="Heading2Char"/>
          </w:rPr>
          <w:delText>Get any one User Details</w:delText>
        </w:r>
        <w:r w:rsidRPr="00B26D55" w:rsidDel="00CF703B">
          <w:rPr>
            <w:rFonts w:cstheme="minorHAnsi"/>
            <w:b/>
            <w:bCs/>
            <w:sz w:val="24"/>
            <w:szCs w:val="24"/>
          </w:rPr>
          <w:delText>:</w:delText>
        </w:r>
      </w:del>
    </w:p>
    <w:p w14:paraId="06D900AC" w14:textId="58AC9410" w:rsidR="0057544F" w:rsidDel="00CF703B" w:rsidRDefault="0057544F">
      <w:pPr>
        <w:rPr>
          <w:del w:id="675" w:author="Sudhanshu Satyam" w:date="2020-08-10T11:33:00Z"/>
          <w:rFonts w:cstheme="minorHAnsi"/>
          <w:sz w:val="24"/>
          <w:szCs w:val="24"/>
        </w:rPr>
      </w:pPr>
      <w:del w:id="676" w:author="Sudhanshu Satyam" w:date="2020-08-10T11:33:00Z">
        <w:r w:rsidRPr="0057544F" w:rsidDel="00CF703B">
          <w:rPr>
            <w:rFonts w:cstheme="minorHAnsi"/>
            <w:sz w:val="24"/>
            <w:szCs w:val="24"/>
          </w:rPr>
          <w:delText>Once the Login will be done and we will get auth</w:delText>
        </w:r>
        <w:r w:rsidDel="00CF703B">
          <w:rPr>
            <w:rFonts w:cstheme="minorHAnsi"/>
            <w:sz w:val="24"/>
            <w:szCs w:val="24"/>
          </w:rPr>
          <w:delText>ori</w:delText>
        </w:r>
        <w:r w:rsidRPr="0057544F" w:rsidDel="00CF703B">
          <w:rPr>
            <w:rFonts w:cstheme="minorHAnsi"/>
            <w:sz w:val="24"/>
            <w:szCs w:val="24"/>
          </w:rPr>
          <w:delText>ze code from login response's Header, we can get the details of any user:</w:delText>
        </w:r>
      </w:del>
    </w:p>
    <w:p w14:paraId="2496B517" w14:textId="27D0CF36" w:rsidR="00955701" w:rsidRPr="00955701" w:rsidDel="00CF703B" w:rsidRDefault="00955701">
      <w:pPr>
        <w:rPr>
          <w:del w:id="677" w:author="Sudhanshu Satyam" w:date="2020-08-10T11:33:00Z"/>
          <w:rFonts w:cstheme="minorHAnsi"/>
          <w:sz w:val="24"/>
          <w:szCs w:val="24"/>
        </w:rPr>
      </w:pPr>
      <w:del w:id="678" w:author="Sudhanshu Satyam" w:date="2020-08-10T11:33:00Z">
        <w:r w:rsidRPr="00955701" w:rsidDel="00CF703B">
          <w:rPr>
            <w:rFonts w:cstheme="minorHAnsi"/>
            <w:sz w:val="24"/>
            <w:szCs w:val="24"/>
          </w:rPr>
          <w:delText>Request Type: GET</w:delText>
        </w:r>
      </w:del>
    </w:p>
    <w:p w14:paraId="44ADFFB5" w14:textId="6998F5EF" w:rsidR="00955701" w:rsidRPr="00955701" w:rsidDel="00CF703B" w:rsidRDefault="00955701">
      <w:pPr>
        <w:rPr>
          <w:del w:id="679" w:author="Sudhanshu Satyam" w:date="2020-08-10T11:33:00Z"/>
          <w:rFonts w:cstheme="minorHAnsi"/>
          <w:sz w:val="24"/>
          <w:szCs w:val="24"/>
        </w:rPr>
      </w:pPr>
      <w:del w:id="680" w:author="Sudhanshu Satyam" w:date="2020-08-10T11:33:00Z">
        <w:r w:rsidRPr="00955701" w:rsidDel="00CF703B">
          <w:rPr>
            <w:rFonts w:cstheme="minorHAnsi"/>
            <w:sz w:val="24"/>
            <w:szCs w:val="24"/>
          </w:rPr>
          <w:delText>Rest URL: http://localhost:8080/users/{id}</w:delText>
        </w:r>
      </w:del>
    </w:p>
    <w:p w14:paraId="6237A01D" w14:textId="58878DB8" w:rsidR="00955701" w:rsidRPr="00955701" w:rsidDel="00CF703B" w:rsidRDefault="00955701">
      <w:pPr>
        <w:rPr>
          <w:del w:id="681" w:author="Sudhanshu Satyam" w:date="2020-08-10T11:33:00Z"/>
          <w:rFonts w:cstheme="minorHAnsi"/>
          <w:sz w:val="24"/>
          <w:szCs w:val="24"/>
        </w:rPr>
      </w:pPr>
      <w:del w:id="682" w:author="Sudhanshu Satyam" w:date="2020-08-10T11:33:00Z">
        <w:r w:rsidRPr="00955701" w:rsidDel="00CF703B">
          <w:rPr>
            <w:rFonts w:cstheme="minorHAnsi"/>
            <w:sz w:val="24"/>
            <w:szCs w:val="24"/>
          </w:rPr>
          <w:delText xml:space="preserve">Test Date/Payload: </w:delText>
        </w:r>
      </w:del>
    </w:p>
    <w:p w14:paraId="0E702915" w14:textId="4233F2EF" w:rsidR="00955701" w:rsidRPr="00955701" w:rsidDel="00CF703B" w:rsidRDefault="00955701">
      <w:pPr>
        <w:rPr>
          <w:del w:id="683" w:author="Sudhanshu Satyam" w:date="2020-08-10T11:33:00Z"/>
          <w:rFonts w:cstheme="minorHAnsi"/>
          <w:sz w:val="24"/>
          <w:szCs w:val="24"/>
        </w:rPr>
      </w:pPr>
      <w:del w:id="684" w:author="Sudhanshu Satyam" w:date="2020-08-10T11:33:00Z">
        <w:r w:rsidRPr="00955701" w:rsidDel="00CF703B">
          <w:rPr>
            <w:rFonts w:cstheme="minorHAnsi"/>
            <w:sz w:val="24"/>
            <w:szCs w:val="24"/>
          </w:rPr>
          <w:delText xml:space="preserve">In Header: set the </w:delText>
        </w:r>
      </w:del>
    </w:p>
    <w:p w14:paraId="7FE4C418" w14:textId="18F8BE9F" w:rsidR="00955701" w:rsidRPr="00955701" w:rsidDel="00CF703B" w:rsidRDefault="00955701">
      <w:pPr>
        <w:rPr>
          <w:del w:id="685" w:author="Sudhanshu Satyam" w:date="2020-08-10T11:33:00Z"/>
          <w:rFonts w:cstheme="minorHAnsi"/>
          <w:sz w:val="24"/>
          <w:szCs w:val="24"/>
        </w:rPr>
      </w:pPr>
      <w:del w:id="686" w:author="Sudhanshu Satyam" w:date="2020-08-10T11:33:00Z">
        <w:r w:rsidRPr="00955701" w:rsidDel="00CF703B">
          <w:rPr>
            <w:rFonts w:cstheme="minorHAnsi"/>
            <w:sz w:val="24"/>
            <w:szCs w:val="24"/>
          </w:rPr>
          <w:delText>Content-type: application/json</w:delText>
        </w:r>
      </w:del>
    </w:p>
    <w:p w14:paraId="2241EB07" w14:textId="4B767175" w:rsidR="00955701" w:rsidDel="00CF703B" w:rsidRDefault="00955701">
      <w:pPr>
        <w:rPr>
          <w:del w:id="687" w:author="Sudhanshu Satyam" w:date="2020-08-10T11:33:00Z"/>
          <w:rFonts w:cstheme="minorHAnsi"/>
          <w:sz w:val="24"/>
          <w:szCs w:val="24"/>
        </w:rPr>
      </w:pPr>
      <w:del w:id="688" w:author="Sudhanshu Satyam" w:date="2020-08-10T11:33:00Z">
        <w:r w:rsidRPr="00955701" w:rsidDel="00CF703B">
          <w:rPr>
            <w:rFonts w:cstheme="minorHAnsi"/>
            <w:sz w:val="24"/>
            <w:szCs w:val="24"/>
          </w:rPr>
          <w:delText>Authorization: Bearer eyJ0eXAiOiJKV1QiLCJhbGciOiJIUzUxMiJ9.eyJzdWIiOiJ4eXo2IiwiZXhwIjoxNTgxMDYyODIzfQ.tQt_dFKBQQPVKUB9__3vO0sblBsTsOk26sVl5PqHP-KR9IUoU5KqgDxoLPH7M5fYFvr8PYgps-tl_istx0F48w</w:delText>
        </w:r>
      </w:del>
    </w:p>
    <w:p w14:paraId="1F663C6F" w14:textId="19EB683A" w:rsidR="003F77A8" w:rsidDel="00CF703B" w:rsidRDefault="003F77A8">
      <w:pPr>
        <w:rPr>
          <w:del w:id="689" w:author="Sudhanshu Satyam" w:date="2020-08-10T11:33:00Z"/>
          <w:rFonts w:cstheme="minorHAnsi"/>
          <w:sz w:val="24"/>
          <w:szCs w:val="24"/>
        </w:rPr>
      </w:pPr>
    </w:p>
    <w:p w14:paraId="391A0FDA" w14:textId="50EB7950" w:rsidR="00454988" w:rsidRPr="00F104B7" w:rsidDel="00CF703B" w:rsidRDefault="00454988">
      <w:pPr>
        <w:rPr>
          <w:del w:id="690" w:author="Sudhanshu Satyam" w:date="2020-08-10T11:33:00Z"/>
        </w:rPr>
        <w:pPrChange w:id="691" w:author="Sudhanshu Satyam" w:date="2020-08-10T11:33:00Z">
          <w:pPr>
            <w:pStyle w:val="Heading2"/>
            <w:numPr>
              <w:numId w:val="6"/>
            </w:numPr>
            <w:ind w:left="360" w:hanging="360"/>
          </w:pPr>
        </w:pPrChange>
      </w:pPr>
      <w:del w:id="692" w:author="Sudhanshu Satyam" w:date="2020-08-10T11:33:00Z">
        <w:r w:rsidRPr="00F104B7" w:rsidDel="00CF703B">
          <w:delText>Failure Case:</w:delText>
        </w:r>
      </w:del>
    </w:p>
    <w:p w14:paraId="363EB8EB" w14:textId="18025602" w:rsidR="003F77A8" w:rsidRPr="00454988" w:rsidDel="00CF703B" w:rsidRDefault="003F77A8">
      <w:pPr>
        <w:rPr>
          <w:del w:id="693" w:author="Sudhanshu Satyam" w:date="2020-08-10T11:33:00Z"/>
          <w:rFonts w:cstheme="minorHAnsi"/>
          <w:sz w:val="24"/>
          <w:szCs w:val="24"/>
        </w:rPr>
      </w:pPr>
      <w:del w:id="694" w:author="Sudhanshu Satyam" w:date="2020-08-10T11:33:00Z">
        <w:r w:rsidRPr="00454988" w:rsidDel="00CF703B">
          <w:rPr>
            <w:rFonts w:cstheme="minorHAnsi"/>
            <w:sz w:val="24"/>
            <w:szCs w:val="24"/>
          </w:rPr>
          <w:delText xml:space="preserve">If user failed to set the Authorization code in Header of any </w:delText>
        </w:r>
        <w:r w:rsidR="003C1767" w:rsidRPr="00454988" w:rsidDel="00CF703B">
          <w:rPr>
            <w:rFonts w:cstheme="minorHAnsi"/>
            <w:sz w:val="24"/>
            <w:szCs w:val="24"/>
          </w:rPr>
          <w:delText>request,</w:delText>
        </w:r>
        <w:r w:rsidRPr="00454988" w:rsidDel="00CF703B">
          <w:rPr>
            <w:rFonts w:cstheme="minorHAnsi"/>
            <w:sz w:val="24"/>
            <w:szCs w:val="24"/>
          </w:rPr>
          <w:delText xml:space="preserve"> then it will get below error:</w:delText>
        </w:r>
      </w:del>
    </w:p>
    <w:p w14:paraId="10090E61" w14:textId="1D1240AE" w:rsidR="003F77A8" w:rsidRPr="003F77A8" w:rsidDel="00CF703B" w:rsidRDefault="003F77A8">
      <w:pPr>
        <w:rPr>
          <w:del w:id="695" w:author="Sudhanshu Satyam" w:date="2020-08-10T11:33:00Z"/>
          <w:rFonts w:cstheme="minorHAnsi"/>
          <w:sz w:val="24"/>
          <w:szCs w:val="24"/>
        </w:rPr>
        <w:pPrChange w:id="696" w:author="Sudhanshu Satyam" w:date="2020-08-10T11:33:00Z">
          <w:pPr>
            <w:pStyle w:val="ListParagraph"/>
            <w:ind w:left="1440"/>
          </w:pPr>
        </w:pPrChange>
      </w:pPr>
      <w:del w:id="697" w:author="Sudhanshu Satyam" w:date="2020-08-10T11:33:00Z">
        <w:r w:rsidRPr="003F77A8" w:rsidDel="00CF703B">
          <w:rPr>
            <w:rFonts w:cstheme="minorHAnsi"/>
            <w:sz w:val="24"/>
            <w:szCs w:val="24"/>
          </w:rPr>
          <w:delText>{</w:delText>
        </w:r>
      </w:del>
    </w:p>
    <w:p w14:paraId="467953B0" w14:textId="4D244D86" w:rsidR="003F77A8" w:rsidRPr="003F77A8" w:rsidDel="00CF703B" w:rsidRDefault="003F77A8">
      <w:pPr>
        <w:rPr>
          <w:del w:id="698" w:author="Sudhanshu Satyam" w:date="2020-08-10T11:33:00Z"/>
          <w:rFonts w:cstheme="minorHAnsi"/>
          <w:sz w:val="24"/>
          <w:szCs w:val="24"/>
        </w:rPr>
        <w:pPrChange w:id="699" w:author="Sudhanshu Satyam" w:date="2020-08-10T11:33:00Z">
          <w:pPr>
            <w:pStyle w:val="ListParagraph"/>
            <w:ind w:left="1440"/>
          </w:pPr>
        </w:pPrChange>
      </w:pPr>
      <w:del w:id="700" w:author="Sudhanshu Satyam" w:date="2020-08-10T11:33:00Z">
        <w:r w:rsidRPr="003F77A8" w:rsidDel="00CF703B">
          <w:rPr>
            <w:rFonts w:cstheme="minorHAnsi"/>
            <w:sz w:val="24"/>
            <w:szCs w:val="24"/>
          </w:rPr>
          <w:delText xml:space="preserve">    "timestamp": "2020-0</w:delText>
        </w:r>
        <w:r w:rsidDel="00CF703B">
          <w:rPr>
            <w:rFonts w:cstheme="minorHAnsi"/>
            <w:sz w:val="24"/>
            <w:szCs w:val="24"/>
          </w:rPr>
          <w:delText>6</w:delText>
        </w:r>
        <w:r w:rsidRPr="003F77A8" w:rsidDel="00CF703B">
          <w:rPr>
            <w:rFonts w:cstheme="minorHAnsi"/>
            <w:sz w:val="24"/>
            <w:szCs w:val="24"/>
          </w:rPr>
          <w:delText>-2</w:delText>
        </w:r>
        <w:r w:rsidDel="00CF703B">
          <w:rPr>
            <w:rFonts w:cstheme="minorHAnsi"/>
            <w:sz w:val="24"/>
            <w:szCs w:val="24"/>
          </w:rPr>
          <w:delText>2</w:delText>
        </w:r>
        <w:r w:rsidRPr="003F77A8" w:rsidDel="00CF703B">
          <w:rPr>
            <w:rFonts w:cstheme="minorHAnsi"/>
            <w:sz w:val="24"/>
            <w:szCs w:val="24"/>
          </w:rPr>
          <w:delText>T08:25:13.746+0000",</w:delText>
        </w:r>
      </w:del>
    </w:p>
    <w:p w14:paraId="378C6679" w14:textId="2C5CD8A0" w:rsidR="003F77A8" w:rsidRPr="003F77A8" w:rsidDel="00CF703B" w:rsidRDefault="003F77A8">
      <w:pPr>
        <w:rPr>
          <w:del w:id="701" w:author="Sudhanshu Satyam" w:date="2020-08-10T11:33:00Z"/>
          <w:rFonts w:cstheme="minorHAnsi"/>
          <w:sz w:val="24"/>
          <w:szCs w:val="24"/>
        </w:rPr>
        <w:pPrChange w:id="702" w:author="Sudhanshu Satyam" w:date="2020-08-10T11:33:00Z">
          <w:pPr>
            <w:pStyle w:val="ListParagraph"/>
            <w:ind w:left="1440"/>
          </w:pPr>
        </w:pPrChange>
      </w:pPr>
      <w:del w:id="703" w:author="Sudhanshu Satyam" w:date="2020-08-10T11:33:00Z">
        <w:r w:rsidRPr="003F77A8" w:rsidDel="00CF703B">
          <w:rPr>
            <w:rFonts w:cstheme="minorHAnsi"/>
            <w:sz w:val="24"/>
            <w:szCs w:val="24"/>
          </w:rPr>
          <w:delText xml:space="preserve">    "status": 403,</w:delText>
        </w:r>
      </w:del>
    </w:p>
    <w:p w14:paraId="2043FA23" w14:textId="75BB25FD" w:rsidR="003F77A8" w:rsidRPr="003F77A8" w:rsidDel="00CF703B" w:rsidRDefault="003F77A8">
      <w:pPr>
        <w:rPr>
          <w:del w:id="704" w:author="Sudhanshu Satyam" w:date="2020-08-10T11:33:00Z"/>
          <w:rFonts w:cstheme="minorHAnsi"/>
          <w:sz w:val="24"/>
          <w:szCs w:val="24"/>
        </w:rPr>
        <w:pPrChange w:id="705" w:author="Sudhanshu Satyam" w:date="2020-08-10T11:33:00Z">
          <w:pPr>
            <w:pStyle w:val="ListParagraph"/>
            <w:ind w:left="1440"/>
          </w:pPr>
        </w:pPrChange>
      </w:pPr>
      <w:del w:id="706" w:author="Sudhanshu Satyam" w:date="2020-08-10T11:33:00Z">
        <w:r w:rsidRPr="003F77A8" w:rsidDel="00CF703B">
          <w:rPr>
            <w:rFonts w:cstheme="minorHAnsi"/>
            <w:sz w:val="24"/>
            <w:szCs w:val="24"/>
          </w:rPr>
          <w:delText xml:space="preserve">    "error": "Forbidden",</w:delText>
        </w:r>
      </w:del>
    </w:p>
    <w:p w14:paraId="6ADFE3CF" w14:textId="3E3D1F76" w:rsidR="003F77A8" w:rsidRPr="003F77A8" w:rsidDel="00CF703B" w:rsidRDefault="003F77A8">
      <w:pPr>
        <w:rPr>
          <w:del w:id="707" w:author="Sudhanshu Satyam" w:date="2020-08-10T11:33:00Z"/>
          <w:rFonts w:cstheme="minorHAnsi"/>
          <w:sz w:val="24"/>
          <w:szCs w:val="24"/>
        </w:rPr>
        <w:pPrChange w:id="708" w:author="Sudhanshu Satyam" w:date="2020-08-10T11:33:00Z">
          <w:pPr>
            <w:pStyle w:val="ListParagraph"/>
            <w:ind w:left="1440"/>
          </w:pPr>
        </w:pPrChange>
      </w:pPr>
      <w:del w:id="709" w:author="Sudhanshu Satyam" w:date="2020-08-10T11:33:00Z">
        <w:r w:rsidRPr="003F77A8" w:rsidDel="00CF703B">
          <w:rPr>
            <w:rFonts w:cstheme="minorHAnsi"/>
            <w:sz w:val="24"/>
            <w:szCs w:val="24"/>
          </w:rPr>
          <w:delText xml:space="preserve">    "message": "Access Denied",</w:delText>
        </w:r>
      </w:del>
    </w:p>
    <w:p w14:paraId="2A3366E6" w14:textId="1DDF3E74" w:rsidR="003F77A8" w:rsidRPr="003F77A8" w:rsidDel="00CF703B" w:rsidRDefault="003F77A8">
      <w:pPr>
        <w:rPr>
          <w:del w:id="710" w:author="Sudhanshu Satyam" w:date="2020-08-10T11:33:00Z"/>
          <w:rFonts w:cstheme="minorHAnsi"/>
          <w:sz w:val="24"/>
          <w:szCs w:val="24"/>
        </w:rPr>
        <w:pPrChange w:id="711" w:author="Sudhanshu Satyam" w:date="2020-08-10T11:33:00Z">
          <w:pPr>
            <w:pStyle w:val="ListParagraph"/>
            <w:ind w:left="1440"/>
          </w:pPr>
        </w:pPrChange>
      </w:pPr>
      <w:del w:id="712" w:author="Sudhanshu Satyam" w:date="2020-08-10T11:33:00Z">
        <w:r w:rsidRPr="003F77A8" w:rsidDel="00CF703B">
          <w:rPr>
            <w:rFonts w:cstheme="minorHAnsi"/>
            <w:sz w:val="24"/>
            <w:szCs w:val="24"/>
          </w:rPr>
          <w:delText xml:space="preserve">    "path": "/users/1"</w:delText>
        </w:r>
      </w:del>
    </w:p>
    <w:p w14:paraId="7167D057" w14:textId="186B9DCB" w:rsidR="003F77A8" w:rsidRPr="003F77A8" w:rsidRDefault="003F77A8">
      <w:pPr>
        <w:rPr>
          <w:rFonts w:cstheme="minorHAnsi"/>
          <w:sz w:val="24"/>
          <w:szCs w:val="24"/>
        </w:rPr>
        <w:pPrChange w:id="713" w:author="Sudhanshu Satyam" w:date="2020-08-10T11:33:00Z">
          <w:pPr>
            <w:pStyle w:val="ListParagraph"/>
            <w:ind w:left="1440"/>
          </w:pPr>
        </w:pPrChange>
      </w:pPr>
      <w:del w:id="714" w:author="Sudhanshu Satyam" w:date="2020-08-10T11:33:00Z">
        <w:r w:rsidRPr="003F77A8" w:rsidDel="00CF703B">
          <w:rPr>
            <w:rFonts w:cstheme="minorHAnsi"/>
            <w:sz w:val="24"/>
            <w:szCs w:val="24"/>
          </w:rPr>
          <w:delText>}</w:delText>
        </w:r>
      </w:del>
    </w:p>
    <w:p w14:paraId="73912A51" w14:textId="2558E86F" w:rsidR="00CF703B" w:rsidRDefault="00CF703B" w:rsidP="00CF703B">
      <w:pPr>
        <w:pStyle w:val="Heading2"/>
        <w:numPr>
          <w:ilvl w:val="0"/>
          <w:numId w:val="6"/>
        </w:numPr>
        <w:rPr>
          <w:ins w:id="715" w:author="Sudhanshu Satyam" w:date="2020-08-10T11:34:00Z"/>
        </w:rPr>
      </w:pPr>
      <w:bookmarkStart w:id="716" w:name="_Toc49964156"/>
      <w:ins w:id="717" w:author="Sudhanshu Satyam" w:date="2020-08-10T11:33:00Z">
        <w:r>
          <w:t xml:space="preserve">Default </w:t>
        </w:r>
      </w:ins>
      <w:ins w:id="718" w:author="Sudhanshu Satyam" w:date="2020-08-10T11:34:00Z">
        <w:r>
          <w:t>Package &amp; Class</w:t>
        </w:r>
      </w:ins>
      <w:bookmarkEnd w:id="716"/>
      <w:ins w:id="719" w:author="Sudhanshu Satyam" w:date="2020-09-02T18:33:00Z">
        <w:r w:rsidR="007A4C0E">
          <w:t xml:space="preserve"> </w:t>
        </w:r>
      </w:ins>
    </w:p>
    <w:p w14:paraId="0E265FA6" w14:textId="69C2A34E" w:rsidR="00CF703B" w:rsidRDefault="005C5DA2" w:rsidP="00CF703B">
      <w:pPr>
        <w:rPr>
          <w:ins w:id="720" w:author="Sudhanshu Satyam" w:date="2020-08-10T13:12:00Z"/>
        </w:rPr>
      </w:pPr>
      <w:ins w:id="721" w:author="Sudhanshu Satyam" w:date="2020-08-10T12:59:00Z">
        <w:r>
          <w:t xml:space="preserve"> </w:t>
        </w:r>
      </w:ins>
    </w:p>
    <w:p w14:paraId="3329FA6B" w14:textId="77777777" w:rsidR="004414DF" w:rsidRDefault="004414DF" w:rsidP="004414DF">
      <w:pPr>
        <w:pStyle w:val="ListParagraph"/>
        <w:rPr>
          <w:ins w:id="722" w:author="Sudhanshu Satyam" w:date="2020-08-10T13:14:00Z"/>
          <w:rFonts w:cstheme="minorHAnsi"/>
          <w:sz w:val="24"/>
          <w:szCs w:val="24"/>
        </w:rPr>
      </w:pPr>
      <w:ins w:id="723" w:author="Sudhanshu Satyam" w:date="2020-08-10T13:13:00Z">
        <w:r>
          <w:rPr>
            <w:rFonts w:cstheme="minorHAnsi"/>
            <w:sz w:val="24"/>
            <w:szCs w:val="24"/>
          </w:rPr>
          <w:lastRenderedPageBreak/>
          <w:t>By Default, the project will create a package and one spring boot class which is entry point of spring boot project. Annotate Spring boot main class to include following features</w:t>
        </w:r>
      </w:ins>
      <w:ins w:id="724" w:author="Sudhanshu Satyam" w:date="2020-08-10T13:14:00Z">
        <w:r>
          <w:rPr>
            <w:rFonts w:cstheme="minorHAnsi"/>
            <w:sz w:val="24"/>
            <w:szCs w:val="24"/>
          </w:rPr>
          <w:t xml:space="preserve"> :</w:t>
        </w:r>
      </w:ins>
    </w:p>
    <w:p w14:paraId="124F2FDB" w14:textId="77777777" w:rsidR="005A2DAE" w:rsidRDefault="004414DF" w:rsidP="005A2DAE">
      <w:pPr>
        <w:pStyle w:val="ListParagraph"/>
        <w:numPr>
          <w:ilvl w:val="0"/>
          <w:numId w:val="7"/>
        </w:numPr>
        <w:rPr>
          <w:ins w:id="725" w:author="Sudhanshu Satyam" w:date="2020-08-10T13:23:00Z"/>
          <w:rFonts w:ascii="Consolas" w:hAnsi="Consolas" w:cs="Consolas"/>
          <w:color w:val="646464"/>
          <w:sz w:val="20"/>
          <w:szCs w:val="20"/>
          <w:shd w:val="clear" w:color="auto" w:fill="E8F2FE"/>
          <w:lang w:val="en-IN"/>
        </w:rPr>
      </w:pPr>
      <w:ins w:id="726" w:author="Sudhanshu Satyam" w:date="2020-08-10T13:14:00Z">
        <w:r w:rsidRPr="004414DF">
          <w:rPr>
            <w:rFonts w:ascii="Consolas" w:hAnsi="Consolas" w:cs="Consolas"/>
            <w:color w:val="646464"/>
            <w:sz w:val="20"/>
            <w:szCs w:val="20"/>
            <w:shd w:val="clear" w:color="auto" w:fill="E8F2FE"/>
            <w:lang w:val="en-IN"/>
          </w:rPr>
          <w:t xml:space="preserve"> </w:t>
        </w:r>
        <w:r>
          <w:rPr>
            <w:rFonts w:ascii="Consolas" w:hAnsi="Consolas" w:cs="Consolas"/>
            <w:color w:val="646464"/>
            <w:sz w:val="20"/>
            <w:szCs w:val="20"/>
            <w:shd w:val="clear" w:color="auto" w:fill="E8F2FE"/>
            <w:lang w:val="en-IN"/>
          </w:rPr>
          <w:t>@EnableEurekaClient</w:t>
        </w:r>
      </w:ins>
      <w:ins w:id="727" w:author="Sudhanshu Satyam" w:date="2020-08-10T13:15:00Z">
        <w:r>
          <w:rPr>
            <w:rFonts w:ascii="Consolas" w:hAnsi="Consolas" w:cs="Consolas"/>
            <w:color w:val="646464"/>
            <w:sz w:val="20"/>
            <w:szCs w:val="20"/>
            <w:shd w:val="clear" w:color="auto" w:fill="E8F2FE"/>
            <w:lang w:val="en-IN"/>
          </w:rPr>
          <w:t xml:space="preserve"> – This annotation registers </w:t>
        </w:r>
      </w:ins>
      <w:ins w:id="728" w:author="Sudhanshu Satyam" w:date="2020-08-10T13:22:00Z">
        <w:r w:rsidR="005A2DAE">
          <w:rPr>
            <w:rFonts w:ascii="Consolas" w:hAnsi="Consolas" w:cs="Consolas"/>
            <w:color w:val="646464"/>
            <w:sz w:val="20"/>
            <w:szCs w:val="20"/>
            <w:shd w:val="clear" w:color="auto" w:fill="E8F2FE"/>
            <w:lang w:val="en-IN"/>
          </w:rPr>
          <w:t xml:space="preserve">Java class as </w:t>
        </w:r>
      </w:ins>
      <w:ins w:id="729" w:author="Sudhanshu Satyam" w:date="2020-08-10T13:15:00Z">
        <w:r>
          <w:rPr>
            <w:rFonts w:ascii="Consolas" w:hAnsi="Consolas" w:cs="Consolas"/>
            <w:color w:val="646464"/>
            <w:sz w:val="20"/>
            <w:szCs w:val="20"/>
            <w:shd w:val="clear" w:color="auto" w:fill="E8F2FE"/>
            <w:lang w:val="en-IN"/>
          </w:rPr>
          <w:t xml:space="preserve">discovery </w:t>
        </w:r>
      </w:ins>
      <w:ins w:id="730" w:author="Sudhanshu Satyam" w:date="2020-08-10T13:23:00Z">
        <w:r w:rsidR="005A2DAE">
          <w:rPr>
            <w:rFonts w:ascii="Consolas" w:hAnsi="Consolas" w:cs="Consolas"/>
            <w:color w:val="646464"/>
            <w:sz w:val="20"/>
            <w:szCs w:val="20"/>
            <w:shd w:val="clear" w:color="auto" w:fill="E8F2FE"/>
            <w:lang w:val="en-IN"/>
          </w:rPr>
          <w:t xml:space="preserve"> </w:t>
        </w:r>
      </w:ins>
    </w:p>
    <w:p w14:paraId="571829E6" w14:textId="6ECBFC2F" w:rsidR="004414DF" w:rsidRPr="003F2ACF" w:rsidRDefault="005A2DAE">
      <w:pPr>
        <w:pStyle w:val="ListParagraph"/>
        <w:ind w:left="1440"/>
        <w:rPr>
          <w:ins w:id="731" w:author="Sudhanshu Satyam" w:date="2020-08-10T13:16:00Z"/>
          <w:rFonts w:ascii="Consolas" w:hAnsi="Consolas" w:cs="Consolas"/>
          <w:color w:val="646464"/>
          <w:sz w:val="20"/>
          <w:szCs w:val="20"/>
          <w:shd w:val="clear" w:color="auto" w:fill="E8F2FE"/>
          <w:lang w:val="en-IN"/>
          <w:rPrChange w:id="732" w:author="Sudhanshu Satyam" w:date="2020-08-10T13:24:00Z">
            <w:rPr>
              <w:ins w:id="733" w:author="Sudhanshu Satyam" w:date="2020-08-10T13:16:00Z"/>
              <w:shd w:val="clear" w:color="auto" w:fill="E8F2FE"/>
              <w:lang w:val="en-IN"/>
            </w:rPr>
          </w:rPrChange>
        </w:rPr>
      </w:pPr>
      <w:ins w:id="734" w:author="Sudhanshu Satyam" w:date="2020-08-10T13:23:00Z">
        <w:r>
          <w:rPr>
            <w:rFonts w:ascii="Consolas" w:hAnsi="Consolas" w:cs="Consolas"/>
            <w:color w:val="646464"/>
            <w:sz w:val="20"/>
            <w:szCs w:val="20"/>
            <w:shd w:val="clear" w:color="auto" w:fill="E8F2FE"/>
            <w:lang w:val="en-IN"/>
          </w:rPr>
          <w:t xml:space="preserve"> </w:t>
        </w:r>
      </w:ins>
      <w:ins w:id="735" w:author="Sudhanshu Satyam" w:date="2020-08-10T13:15:00Z">
        <w:r w:rsidR="004414DF">
          <w:rPr>
            <w:rFonts w:ascii="Consolas" w:hAnsi="Consolas" w:cs="Consolas"/>
            <w:color w:val="646464"/>
            <w:sz w:val="20"/>
            <w:szCs w:val="20"/>
            <w:shd w:val="clear" w:color="auto" w:fill="E8F2FE"/>
            <w:lang w:val="en-IN"/>
          </w:rPr>
          <w:t>client</w:t>
        </w:r>
      </w:ins>
      <w:ins w:id="736" w:author="Sudhanshu Satyam" w:date="2020-08-10T13:23:00Z">
        <w:r>
          <w:rPr>
            <w:rFonts w:ascii="Consolas" w:hAnsi="Consolas" w:cs="Consolas"/>
            <w:color w:val="646464"/>
            <w:sz w:val="20"/>
            <w:szCs w:val="20"/>
            <w:shd w:val="clear" w:color="auto" w:fill="E8F2FE"/>
            <w:lang w:val="en-IN"/>
          </w:rPr>
          <w:t xml:space="preserve"> </w:t>
        </w:r>
      </w:ins>
      <w:ins w:id="737" w:author="Sudhanshu Satyam" w:date="2020-08-10T13:17:00Z">
        <w:r w:rsidR="004414DF" w:rsidRPr="005A2DAE">
          <w:rPr>
            <w:rFonts w:ascii="Consolas" w:hAnsi="Consolas" w:cs="Consolas"/>
            <w:color w:val="646464"/>
            <w:sz w:val="20"/>
            <w:szCs w:val="20"/>
            <w:shd w:val="clear" w:color="auto" w:fill="E8F2FE"/>
            <w:lang w:val="en-IN"/>
            <w:rPrChange w:id="738" w:author="Sudhanshu Satyam" w:date="2020-08-10T13:23:00Z">
              <w:rPr>
                <w:shd w:val="clear" w:color="auto" w:fill="E8F2FE"/>
                <w:lang w:val="en-IN"/>
              </w:rPr>
            </w:rPrChange>
          </w:rPr>
          <w:t>w</w:t>
        </w:r>
      </w:ins>
      <w:ins w:id="739" w:author="Sudhanshu Satyam" w:date="2020-08-10T13:15:00Z">
        <w:r w:rsidR="004414DF" w:rsidRPr="005A2DAE">
          <w:rPr>
            <w:rFonts w:ascii="Consolas" w:hAnsi="Consolas" w:cs="Consolas"/>
            <w:color w:val="646464"/>
            <w:sz w:val="20"/>
            <w:szCs w:val="20"/>
            <w:shd w:val="clear" w:color="auto" w:fill="E8F2FE"/>
            <w:lang w:val="en-IN"/>
            <w:rPrChange w:id="740" w:author="Sudhanshu Satyam" w:date="2020-08-10T13:23:00Z">
              <w:rPr>
                <w:shd w:val="clear" w:color="auto" w:fill="E8F2FE"/>
                <w:lang w:val="en-IN"/>
              </w:rPr>
            </w:rPrChange>
          </w:rPr>
          <w:t>ith</w:t>
        </w:r>
      </w:ins>
      <w:ins w:id="741" w:author="Sudhanshu Satyam" w:date="2020-08-10T13:17:00Z">
        <w:r w:rsidR="004414DF" w:rsidRPr="005A2DAE">
          <w:rPr>
            <w:rFonts w:ascii="Consolas" w:hAnsi="Consolas" w:cs="Consolas"/>
            <w:color w:val="646464"/>
            <w:sz w:val="20"/>
            <w:szCs w:val="20"/>
            <w:shd w:val="clear" w:color="auto" w:fill="E8F2FE"/>
            <w:lang w:val="en-IN"/>
            <w:rPrChange w:id="742" w:author="Sudhanshu Satyam" w:date="2020-08-10T13:23:00Z">
              <w:rPr>
                <w:shd w:val="clear" w:color="auto" w:fill="E8F2FE"/>
                <w:lang w:val="en-IN"/>
              </w:rPr>
            </w:rPrChange>
          </w:rPr>
          <w:t xml:space="preserve"> </w:t>
        </w:r>
      </w:ins>
      <w:ins w:id="743" w:author="Sudhanshu Satyam" w:date="2020-08-10T13:13:00Z">
        <w:r w:rsidR="004414DF" w:rsidRPr="005A2DAE">
          <w:rPr>
            <w:rFonts w:ascii="Consolas" w:hAnsi="Consolas" w:cs="Consolas"/>
            <w:color w:val="646464"/>
            <w:sz w:val="20"/>
            <w:szCs w:val="20"/>
            <w:shd w:val="clear" w:color="auto" w:fill="E8F2FE"/>
            <w:lang w:val="en-IN"/>
            <w:rPrChange w:id="744" w:author="Sudhanshu Satyam" w:date="2020-08-10T13:23:00Z">
              <w:rPr>
                <w:shd w:val="clear" w:color="auto" w:fill="E8F2FE"/>
                <w:lang w:val="en-IN"/>
              </w:rPr>
            </w:rPrChange>
          </w:rPr>
          <w:t>Eureka Server.</w:t>
        </w:r>
      </w:ins>
    </w:p>
    <w:p w14:paraId="3076FC6F" w14:textId="65DE6391" w:rsidR="003F2ACF" w:rsidRPr="003F2ACF" w:rsidRDefault="004414DF">
      <w:pPr>
        <w:pStyle w:val="ListParagraph"/>
        <w:numPr>
          <w:ilvl w:val="0"/>
          <w:numId w:val="7"/>
        </w:numPr>
        <w:rPr>
          <w:ins w:id="745" w:author="Sudhanshu Satyam" w:date="2020-08-10T13:23:00Z"/>
          <w:rFonts w:ascii="Consolas" w:hAnsi="Consolas" w:cs="Consolas"/>
          <w:color w:val="646464"/>
          <w:sz w:val="20"/>
          <w:szCs w:val="20"/>
          <w:shd w:val="clear" w:color="auto" w:fill="E8F2FE"/>
          <w:lang w:val="en-IN"/>
          <w:rPrChange w:id="746" w:author="Sudhanshu Satyam" w:date="2020-08-10T13:24:00Z">
            <w:rPr>
              <w:ins w:id="747" w:author="Sudhanshu Satyam" w:date="2020-08-10T13:23:00Z"/>
              <w:shd w:val="clear" w:color="auto" w:fill="E8F2FE"/>
              <w:lang w:val="en-IN"/>
            </w:rPr>
          </w:rPrChange>
        </w:rPr>
        <w:pPrChange w:id="748" w:author="Sudhanshu Satyam" w:date="2020-08-10T13:23:00Z">
          <w:pPr/>
        </w:pPrChange>
      </w:pPr>
      <w:ins w:id="749" w:author="Sudhanshu Satyam" w:date="2020-08-10T13:16:00Z">
        <w:r>
          <w:rPr>
            <w:rFonts w:ascii="Consolas" w:hAnsi="Consolas" w:cs="Consolas"/>
            <w:color w:val="646464"/>
            <w:sz w:val="20"/>
            <w:szCs w:val="20"/>
            <w:shd w:val="clear" w:color="auto" w:fill="E8F2FE"/>
            <w:lang w:val="en-IN"/>
          </w:rPr>
          <w:t>@EnableCircuitBreaker</w:t>
        </w:r>
      </w:ins>
      <w:ins w:id="750" w:author="Sudhanshu Satyam" w:date="2020-08-10T13:19:00Z">
        <w:r>
          <w:rPr>
            <w:rFonts w:ascii="Consolas" w:hAnsi="Consolas" w:cs="Consolas"/>
            <w:color w:val="646464"/>
            <w:sz w:val="20"/>
            <w:szCs w:val="20"/>
            <w:shd w:val="clear" w:color="auto" w:fill="E8F2FE"/>
            <w:lang w:val="en-IN"/>
          </w:rPr>
          <w:t>/</w:t>
        </w:r>
      </w:ins>
      <w:ins w:id="751" w:author="Sudhanshu Satyam" w:date="2020-08-10T13:20:00Z">
        <w:r w:rsidR="002C388E">
          <w:rPr>
            <w:rFonts w:ascii="Consolas" w:hAnsi="Consolas" w:cs="Consolas"/>
            <w:color w:val="646464"/>
            <w:sz w:val="20"/>
            <w:szCs w:val="20"/>
            <w:shd w:val="clear" w:color="auto" w:fill="E8F2FE"/>
            <w:lang w:val="en-IN"/>
          </w:rPr>
          <w:t>@</w:t>
        </w:r>
        <w:r w:rsidR="002C388E">
          <w:rPr>
            <w:rFonts w:ascii="Consolas" w:hAnsi="Consolas" w:cs="Consolas"/>
            <w:color w:val="646464"/>
            <w:sz w:val="20"/>
            <w:szCs w:val="20"/>
            <w:shd w:val="clear" w:color="auto" w:fill="D4D4D4"/>
            <w:lang w:val="en-IN"/>
          </w:rPr>
          <w:t>EnableHystrix</w:t>
        </w:r>
      </w:ins>
      <w:ins w:id="752" w:author="Sudhanshu Satyam" w:date="2020-08-10T13:16:00Z">
        <w:r>
          <w:rPr>
            <w:rFonts w:ascii="Consolas" w:hAnsi="Consolas" w:cs="Consolas"/>
            <w:color w:val="646464"/>
            <w:sz w:val="20"/>
            <w:szCs w:val="20"/>
            <w:shd w:val="clear" w:color="auto" w:fill="E8F2FE"/>
            <w:lang w:val="en-IN"/>
          </w:rPr>
          <w:t xml:space="preserve"> - T</w:t>
        </w:r>
      </w:ins>
      <w:ins w:id="753" w:author="Sudhanshu Satyam" w:date="2020-08-10T13:17:00Z">
        <w:r>
          <w:rPr>
            <w:rFonts w:ascii="Consolas" w:hAnsi="Consolas" w:cs="Consolas"/>
            <w:color w:val="646464"/>
            <w:sz w:val="20"/>
            <w:szCs w:val="20"/>
            <w:shd w:val="clear" w:color="auto" w:fill="E8F2FE"/>
            <w:lang w:val="en-IN"/>
          </w:rPr>
          <w:t xml:space="preserve">his annotation </w:t>
        </w:r>
      </w:ins>
      <w:ins w:id="754" w:author="Sudhanshu Satyam" w:date="2020-08-10T13:18:00Z">
        <w:r>
          <w:rPr>
            <w:rFonts w:ascii="Consolas" w:hAnsi="Consolas" w:cs="Consolas"/>
            <w:color w:val="646464"/>
            <w:sz w:val="20"/>
            <w:szCs w:val="20"/>
            <w:shd w:val="clear" w:color="auto" w:fill="E8F2FE"/>
            <w:lang w:val="en-IN"/>
          </w:rPr>
          <w:t>handles Fault Tolerance/Circuit-</w:t>
        </w:r>
        <w:r w:rsidRPr="002C388E">
          <w:rPr>
            <w:rFonts w:ascii="Consolas" w:hAnsi="Consolas" w:cs="Consolas"/>
            <w:color w:val="646464"/>
            <w:sz w:val="20"/>
            <w:szCs w:val="20"/>
            <w:shd w:val="clear" w:color="auto" w:fill="E8F2FE"/>
            <w:lang w:val="en-IN"/>
            <w:rPrChange w:id="755" w:author="Sudhanshu Satyam" w:date="2020-08-10T13:20:00Z">
              <w:rPr>
                <w:shd w:val="clear" w:color="auto" w:fill="E8F2FE"/>
                <w:lang w:val="en-IN"/>
              </w:rPr>
            </w:rPrChange>
          </w:rPr>
          <w:t>Breaker mechanism in a real</w:t>
        </w:r>
      </w:ins>
      <w:ins w:id="756" w:author="Sudhanshu Satyam" w:date="2020-08-10T13:19:00Z">
        <w:r w:rsidRPr="002C388E">
          <w:rPr>
            <w:rFonts w:ascii="Consolas" w:hAnsi="Consolas" w:cs="Consolas"/>
            <w:color w:val="646464"/>
            <w:sz w:val="20"/>
            <w:szCs w:val="20"/>
            <w:shd w:val="clear" w:color="auto" w:fill="E8F2FE"/>
            <w:lang w:val="en-IN"/>
            <w:rPrChange w:id="757" w:author="Sudhanshu Satyam" w:date="2020-08-10T13:20:00Z">
              <w:rPr>
                <w:shd w:val="clear" w:color="auto" w:fill="E8F2FE"/>
                <w:lang w:val="en-IN"/>
              </w:rPr>
            </w:rPrChange>
          </w:rPr>
          <w:t>-</w:t>
        </w:r>
      </w:ins>
      <w:ins w:id="758" w:author="Sudhanshu Satyam" w:date="2020-08-10T13:18:00Z">
        <w:r w:rsidRPr="002C388E">
          <w:rPr>
            <w:rFonts w:ascii="Consolas" w:hAnsi="Consolas" w:cs="Consolas"/>
            <w:color w:val="646464"/>
            <w:sz w:val="20"/>
            <w:szCs w:val="20"/>
            <w:shd w:val="clear" w:color="auto" w:fill="E8F2FE"/>
            <w:lang w:val="en-IN"/>
            <w:rPrChange w:id="759" w:author="Sudhanshu Satyam" w:date="2020-08-10T13:20:00Z">
              <w:rPr>
                <w:shd w:val="clear" w:color="auto" w:fill="E8F2FE"/>
                <w:lang w:val="en-IN"/>
              </w:rPr>
            </w:rPrChange>
          </w:rPr>
          <w:t xml:space="preserve">world </w:t>
        </w:r>
      </w:ins>
      <w:ins w:id="760" w:author="Sudhanshu Satyam" w:date="2020-08-10T13:19:00Z">
        <w:r w:rsidRPr="002C388E">
          <w:rPr>
            <w:rFonts w:ascii="Consolas" w:hAnsi="Consolas" w:cs="Consolas"/>
            <w:color w:val="646464"/>
            <w:sz w:val="20"/>
            <w:szCs w:val="20"/>
            <w:shd w:val="clear" w:color="auto" w:fill="E8F2FE"/>
            <w:lang w:val="en-IN"/>
            <w:rPrChange w:id="761" w:author="Sudhanshu Satyam" w:date="2020-08-10T13:20:00Z">
              <w:rPr>
                <w:shd w:val="clear" w:color="auto" w:fill="E8F2FE"/>
                <w:lang w:val="en-IN"/>
              </w:rPr>
            </w:rPrChange>
          </w:rPr>
          <w:t>Microservice appli</w:t>
        </w:r>
      </w:ins>
      <w:ins w:id="762" w:author="Sudhanshu Satyam" w:date="2020-08-10T13:20:00Z">
        <w:r w:rsidR="002C388E">
          <w:rPr>
            <w:rFonts w:ascii="Consolas" w:hAnsi="Consolas" w:cs="Consolas"/>
            <w:color w:val="646464"/>
            <w:sz w:val="20"/>
            <w:szCs w:val="20"/>
            <w:shd w:val="clear" w:color="auto" w:fill="E8F2FE"/>
            <w:lang w:val="en-IN"/>
          </w:rPr>
          <w:t>ca</w:t>
        </w:r>
      </w:ins>
      <w:ins w:id="763" w:author="Sudhanshu Satyam" w:date="2020-08-10T13:19:00Z">
        <w:r w:rsidRPr="002C388E">
          <w:rPr>
            <w:rFonts w:ascii="Consolas" w:hAnsi="Consolas" w:cs="Consolas"/>
            <w:color w:val="646464"/>
            <w:sz w:val="20"/>
            <w:szCs w:val="20"/>
            <w:shd w:val="clear" w:color="auto" w:fill="E8F2FE"/>
            <w:lang w:val="en-IN"/>
            <w:rPrChange w:id="764" w:author="Sudhanshu Satyam" w:date="2020-08-10T13:20:00Z">
              <w:rPr>
                <w:shd w:val="clear" w:color="auto" w:fill="E8F2FE"/>
                <w:lang w:val="en-IN"/>
              </w:rPr>
            </w:rPrChange>
          </w:rPr>
          <w:t>tion</w:t>
        </w:r>
      </w:ins>
    </w:p>
    <w:p w14:paraId="043FFAAD" w14:textId="1A560392" w:rsidR="003F2ACF" w:rsidRPr="003F2ACF" w:rsidRDefault="003F2ACF">
      <w:pPr>
        <w:pStyle w:val="ListParagraph"/>
        <w:numPr>
          <w:ilvl w:val="0"/>
          <w:numId w:val="7"/>
        </w:numPr>
        <w:rPr>
          <w:ins w:id="765" w:author="Sudhanshu Satyam" w:date="2020-08-10T13:13:00Z"/>
          <w:rFonts w:ascii="Consolas" w:hAnsi="Consolas" w:cs="Consolas"/>
          <w:color w:val="646464"/>
          <w:sz w:val="20"/>
          <w:szCs w:val="20"/>
          <w:shd w:val="clear" w:color="auto" w:fill="E8F2FE"/>
          <w:lang w:val="en-IN"/>
          <w:rPrChange w:id="766" w:author="Sudhanshu Satyam" w:date="2020-08-10T13:24:00Z">
            <w:rPr>
              <w:ins w:id="767" w:author="Sudhanshu Satyam" w:date="2020-08-10T13:13:00Z"/>
              <w:rFonts w:cstheme="minorHAnsi"/>
              <w:sz w:val="24"/>
              <w:szCs w:val="24"/>
            </w:rPr>
          </w:rPrChange>
        </w:rPr>
        <w:pPrChange w:id="768" w:author="Sudhanshu Satyam" w:date="2020-08-10T13:24:00Z">
          <w:pPr>
            <w:pStyle w:val="ListParagraph"/>
          </w:pPr>
        </w:pPrChange>
      </w:pPr>
      <w:ins w:id="769" w:author="Sudhanshu Satyam" w:date="2020-08-10T13:24:00Z">
        <w:r>
          <w:rPr>
            <w:rFonts w:ascii="Consolas" w:hAnsi="Consolas" w:cs="Consolas"/>
            <w:color w:val="646464"/>
            <w:sz w:val="20"/>
            <w:szCs w:val="20"/>
            <w:shd w:val="clear" w:color="auto" w:fill="E8F2FE"/>
            <w:lang w:val="en-IN"/>
          </w:rPr>
          <w:t>@EnableHystrixDashboard – This annotation visualize</w:t>
        </w:r>
      </w:ins>
      <w:ins w:id="770" w:author="Sudhanshu Satyam" w:date="2020-08-10T13:25:00Z">
        <w:r>
          <w:rPr>
            <w:rFonts w:ascii="Consolas" w:hAnsi="Consolas" w:cs="Consolas"/>
            <w:color w:val="646464"/>
            <w:sz w:val="20"/>
            <w:szCs w:val="20"/>
            <w:shd w:val="clear" w:color="auto" w:fill="E8F2FE"/>
            <w:lang w:val="en-IN"/>
          </w:rPr>
          <w:t xml:space="preserve"> the application metrics on Hystrix dashboard for request/response analyzation.</w:t>
        </w:r>
      </w:ins>
      <w:ins w:id="771" w:author="Sudhanshu Satyam" w:date="2020-08-10T13:24:00Z">
        <w:r>
          <w:rPr>
            <w:rFonts w:ascii="Consolas" w:hAnsi="Consolas" w:cs="Consolas"/>
            <w:color w:val="646464"/>
            <w:sz w:val="20"/>
            <w:szCs w:val="20"/>
            <w:shd w:val="clear" w:color="auto" w:fill="E8F2FE"/>
            <w:lang w:val="en-IN"/>
          </w:rPr>
          <w:t xml:space="preserve"> </w:t>
        </w:r>
      </w:ins>
    </w:p>
    <w:p w14:paraId="6AFFC931" w14:textId="24EE56CD" w:rsidR="004414DF" w:rsidRDefault="004414DF" w:rsidP="00CF703B">
      <w:pPr>
        <w:rPr>
          <w:ins w:id="772" w:author="Sudhanshu Satyam" w:date="2020-08-10T13:27:00Z"/>
        </w:rPr>
      </w:pPr>
    </w:p>
    <w:p w14:paraId="6684CF43" w14:textId="4BF8F1E2" w:rsidR="003D4072" w:rsidRDefault="003D4072" w:rsidP="00CF703B">
      <w:pPr>
        <w:rPr>
          <w:ins w:id="773" w:author="Sudhanshu Satyam" w:date="2020-08-10T13:28:00Z"/>
        </w:rPr>
      </w:pPr>
      <w:ins w:id="774" w:author="Sudhanshu Satyam" w:date="2020-08-10T13:27:00Z">
        <w:r>
          <w:rPr>
            <w:noProof/>
          </w:rPr>
          <w:drawing>
            <wp:inline distT="0" distB="0" distL="0" distR="0" wp14:anchorId="22125D16" wp14:editId="154EEA09">
              <wp:extent cx="5943600" cy="2610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10485"/>
                      </a:xfrm>
                      <a:prstGeom prst="rect">
                        <a:avLst/>
                      </a:prstGeom>
                    </pic:spPr>
                  </pic:pic>
                </a:graphicData>
              </a:graphic>
            </wp:inline>
          </w:drawing>
        </w:r>
      </w:ins>
    </w:p>
    <w:p w14:paraId="28645474" w14:textId="2C08A874" w:rsidR="007756E0" w:rsidRDefault="007756E0" w:rsidP="00CF703B">
      <w:pPr>
        <w:rPr>
          <w:ins w:id="775" w:author="Sudhanshu Satyam" w:date="2020-08-10T13:28:00Z"/>
        </w:rPr>
      </w:pPr>
    </w:p>
    <w:p w14:paraId="3F56B648" w14:textId="52382BBB" w:rsidR="007756E0" w:rsidRDefault="007756E0">
      <w:pPr>
        <w:pStyle w:val="Heading2"/>
        <w:numPr>
          <w:ilvl w:val="0"/>
          <w:numId w:val="6"/>
        </w:numPr>
        <w:rPr>
          <w:ins w:id="776" w:author="Sudhanshu Satyam" w:date="2020-08-10T13:29:00Z"/>
        </w:rPr>
        <w:pPrChange w:id="777" w:author="Sudhanshu Satyam" w:date="2020-08-10T13:29:00Z">
          <w:pPr>
            <w:pStyle w:val="Heading2"/>
            <w:numPr>
              <w:numId w:val="9"/>
            </w:numPr>
            <w:ind w:left="720" w:hanging="360"/>
          </w:pPr>
        </w:pPrChange>
      </w:pPr>
      <w:bookmarkStart w:id="778" w:name="_Toc49964157"/>
      <w:ins w:id="779" w:author="Sudhanshu Satyam" w:date="2020-08-10T13:29:00Z">
        <w:r>
          <w:t>Dependency (Pom.xml) files</w:t>
        </w:r>
      </w:ins>
      <w:bookmarkEnd w:id="778"/>
      <w:ins w:id="780" w:author="Sudhanshu Satyam" w:date="2020-09-02T18:33:00Z">
        <w:r w:rsidR="007A4C0E">
          <w:t xml:space="preserve"> </w:t>
        </w:r>
      </w:ins>
    </w:p>
    <w:p w14:paraId="42687246" w14:textId="77777777" w:rsidR="007756E0" w:rsidRDefault="007756E0" w:rsidP="007756E0">
      <w:pPr>
        <w:pStyle w:val="ListParagraph"/>
        <w:rPr>
          <w:ins w:id="781" w:author="Sudhanshu Satyam" w:date="2020-08-10T13:30:00Z"/>
          <w:rFonts w:cstheme="minorHAnsi"/>
          <w:sz w:val="24"/>
          <w:szCs w:val="24"/>
        </w:rPr>
      </w:pPr>
      <w:ins w:id="782" w:author="Sudhanshu Satyam" w:date="2020-08-10T13:29:00Z">
        <w:r>
          <w:rPr>
            <w:rFonts w:cstheme="minorHAnsi"/>
            <w:sz w:val="24"/>
            <w:szCs w:val="24"/>
          </w:rPr>
          <w:t xml:space="preserve">By default, Spring Boot Create a pom.xml which contains all the dependency of Discovery-Client, Circuit-Breaker,  </w:t>
        </w:r>
      </w:ins>
      <w:ins w:id="783" w:author="Sudhanshu Satyam" w:date="2020-08-10T13:30:00Z">
        <w:r>
          <w:rPr>
            <w:rFonts w:cstheme="minorHAnsi"/>
            <w:sz w:val="24"/>
            <w:szCs w:val="24"/>
          </w:rPr>
          <w:t xml:space="preserve">Hystrix &amp; Hystrix-Dashboard </w:t>
        </w:r>
      </w:ins>
      <w:ins w:id="784" w:author="Sudhanshu Satyam" w:date="2020-08-10T13:29:00Z">
        <w:r>
          <w:rPr>
            <w:rFonts w:cstheme="minorHAnsi"/>
            <w:sz w:val="24"/>
            <w:szCs w:val="24"/>
          </w:rPr>
          <w:t>Project.</w:t>
        </w:r>
      </w:ins>
    </w:p>
    <w:p w14:paraId="7C9BB3D5" w14:textId="7EE6FC1F" w:rsidR="007756E0" w:rsidRDefault="0029686D" w:rsidP="007756E0">
      <w:pPr>
        <w:pStyle w:val="ListParagraph"/>
        <w:rPr>
          <w:ins w:id="785" w:author="Sudhanshu Satyam" w:date="2020-08-10T13:34:00Z"/>
          <w:rFonts w:cstheme="minorHAnsi"/>
          <w:sz w:val="24"/>
          <w:szCs w:val="24"/>
        </w:rPr>
      </w:pPr>
      <w:ins w:id="786" w:author="Sudhanshu Satyam" w:date="2020-08-10T13:30:00Z">
        <w:r>
          <w:rPr>
            <w:rFonts w:cstheme="minorHAnsi"/>
            <w:sz w:val="24"/>
            <w:szCs w:val="24"/>
          </w:rPr>
          <w:t>Spring boot</w:t>
        </w:r>
      </w:ins>
      <w:ins w:id="787" w:author="Sudhanshu Satyam" w:date="2020-08-10T13:29:00Z">
        <w:r w:rsidR="007756E0">
          <w:rPr>
            <w:rFonts w:cstheme="minorHAnsi"/>
            <w:sz w:val="24"/>
            <w:szCs w:val="24"/>
          </w:rPr>
          <w:t xml:space="preserve"> </w:t>
        </w:r>
      </w:ins>
      <w:ins w:id="788" w:author="Sudhanshu Satyam" w:date="2020-08-10T13:30:00Z">
        <w:r>
          <w:rPr>
            <w:rFonts w:cstheme="minorHAnsi"/>
            <w:sz w:val="24"/>
            <w:szCs w:val="24"/>
          </w:rPr>
          <w:t>Actuator &amp; Spring</w:t>
        </w:r>
      </w:ins>
      <w:ins w:id="789" w:author="Sudhanshu Satyam" w:date="2020-08-10T13:31:00Z">
        <w:r>
          <w:rPr>
            <w:rFonts w:cstheme="minorHAnsi"/>
            <w:sz w:val="24"/>
            <w:szCs w:val="24"/>
          </w:rPr>
          <w:t xml:space="preserve"> boot Devtools are for monitoring the application.</w:t>
        </w:r>
      </w:ins>
    </w:p>
    <w:p w14:paraId="7E631BE2" w14:textId="27812ADA" w:rsidR="00843BFB" w:rsidRDefault="00843BFB" w:rsidP="007756E0">
      <w:pPr>
        <w:pStyle w:val="ListParagraph"/>
        <w:rPr>
          <w:ins w:id="790" w:author="Sudhanshu Satyam" w:date="2020-08-10T13:35:00Z"/>
          <w:rFonts w:cstheme="minorHAnsi"/>
          <w:sz w:val="24"/>
          <w:szCs w:val="24"/>
        </w:rPr>
      </w:pPr>
      <w:ins w:id="791" w:author="Sudhanshu Satyam" w:date="2020-08-10T13:34:00Z">
        <w:r>
          <w:rPr>
            <w:rFonts w:cstheme="minorHAnsi"/>
            <w:sz w:val="24"/>
            <w:szCs w:val="24"/>
          </w:rPr>
          <w:t xml:space="preserve">Spring-Data JPA is added for </w:t>
        </w:r>
      </w:ins>
      <w:ins w:id="792" w:author="Sudhanshu Satyam" w:date="2020-08-10T13:35:00Z">
        <w:r>
          <w:rPr>
            <w:rFonts w:cstheme="minorHAnsi"/>
            <w:sz w:val="24"/>
            <w:szCs w:val="24"/>
          </w:rPr>
          <w:t>database interaction.</w:t>
        </w:r>
      </w:ins>
    </w:p>
    <w:p w14:paraId="2155ABD6" w14:textId="2BD9F642" w:rsidR="00843BFB" w:rsidRPr="00D54AA8" w:rsidRDefault="00843BFB" w:rsidP="007756E0">
      <w:pPr>
        <w:pStyle w:val="ListParagraph"/>
        <w:rPr>
          <w:ins w:id="793" w:author="Sudhanshu Satyam" w:date="2020-08-10T13:29:00Z"/>
          <w:rFonts w:cstheme="minorHAnsi"/>
          <w:b/>
          <w:bCs/>
          <w:sz w:val="24"/>
          <w:szCs w:val="24"/>
        </w:rPr>
      </w:pPr>
      <w:ins w:id="794" w:author="Sudhanshu Satyam" w:date="2020-08-10T13:35:00Z">
        <w:r>
          <w:rPr>
            <w:rFonts w:cstheme="minorHAnsi"/>
            <w:sz w:val="24"/>
            <w:szCs w:val="24"/>
          </w:rPr>
          <w:t>H2-runtime is in-memory database.</w:t>
        </w:r>
      </w:ins>
    </w:p>
    <w:p w14:paraId="7C4EDDBF" w14:textId="6890E0BC" w:rsidR="007756E0" w:rsidRDefault="007756E0" w:rsidP="007756E0">
      <w:pPr>
        <w:pStyle w:val="ListParagraph"/>
        <w:rPr>
          <w:ins w:id="795" w:author="Sudhanshu Satyam" w:date="2020-08-10T13:29:00Z"/>
          <w:rFonts w:cstheme="minorHAnsi"/>
          <w:b/>
          <w:bCs/>
          <w:sz w:val="24"/>
          <w:szCs w:val="24"/>
        </w:rPr>
      </w:pPr>
    </w:p>
    <w:p w14:paraId="789DF3D3" w14:textId="190A72BA" w:rsidR="007756E0" w:rsidRDefault="007756E0" w:rsidP="007756E0">
      <w:pPr>
        <w:pStyle w:val="ListParagraph"/>
        <w:rPr>
          <w:ins w:id="796" w:author="Sudhanshu Satyam" w:date="2020-08-10T13:34:00Z"/>
          <w:rFonts w:cstheme="minorHAnsi"/>
          <w:b/>
          <w:bCs/>
          <w:sz w:val="24"/>
          <w:szCs w:val="24"/>
        </w:rPr>
      </w:pPr>
      <w:ins w:id="797" w:author="Sudhanshu Satyam" w:date="2020-08-10T13:29:00Z">
        <w:r>
          <w:rPr>
            <w:noProof/>
          </w:rPr>
          <w:lastRenderedPageBreak/>
          <w:drawing>
            <wp:inline distT="0" distB="0" distL="0" distR="0" wp14:anchorId="5E9FE734" wp14:editId="377591FA">
              <wp:extent cx="5943600" cy="2839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39720"/>
                      </a:xfrm>
                      <a:prstGeom prst="rect">
                        <a:avLst/>
                      </a:prstGeom>
                    </pic:spPr>
                  </pic:pic>
                </a:graphicData>
              </a:graphic>
            </wp:inline>
          </w:drawing>
        </w:r>
      </w:ins>
    </w:p>
    <w:p w14:paraId="40E008A9" w14:textId="256FC5DB" w:rsidR="00843BFB" w:rsidRDefault="00843BFB" w:rsidP="007756E0">
      <w:pPr>
        <w:pStyle w:val="ListParagraph"/>
        <w:rPr>
          <w:ins w:id="798" w:author="Sudhanshu Satyam" w:date="2020-08-10T13:36:00Z"/>
          <w:rFonts w:cstheme="minorHAnsi"/>
          <w:b/>
          <w:bCs/>
          <w:sz w:val="24"/>
          <w:szCs w:val="24"/>
        </w:rPr>
      </w:pPr>
      <w:ins w:id="799" w:author="Sudhanshu Satyam" w:date="2020-08-10T13:34:00Z">
        <w:r>
          <w:rPr>
            <w:noProof/>
          </w:rPr>
          <w:drawing>
            <wp:inline distT="0" distB="0" distL="0" distR="0" wp14:anchorId="38CD3AD8" wp14:editId="73076CD4">
              <wp:extent cx="5943600" cy="3474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74085"/>
                      </a:xfrm>
                      <a:prstGeom prst="rect">
                        <a:avLst/>
                      </a:prstGeom>
                    </pic:spPr>
                  </pic:pic>
                </a:graphicData>
              </a:graphic>
            </wp:inline>
          </w:drawing>
        </w:r>
      </w:ins>
    </w:p>
    <w:p w14:paraId="4C0635BB" w14:textId="2548123D" w:rsidR="00144240" w:rsidRDefault="00144240" w:rsidP="007756E0">
      <w:pPr>
        <w:pStyle w:val="ListParagraph"/>
        <w:rPr>
          <w:ins w:id="800" w:author="Sudhanshu Satyam" w:date="2020-08-10T13:36:00Z"/>
          <w:rFonts w:cstheme="minorHAnsi"/>
          <w:b/>
          <w:bCs/>
          <w:sz w:val="24"/>
          <w:szCs w:val="24"/>
        </w:rPr>
      </w:pPr>
    </w:p>
    <w:p w14:paraId="1C06378C" w14:textId="77777777" w:rsidR="00144240" w:rsidRPr="007A7120" w:rsidRDefault="00144240" w:rsidP="00144240">
      <w:pPr>
        <w:pStyle w:val="Heading2"/>
        <w:numPr>
          <w:ilvl w:val="0"/>
          <w:numId w:val="8"/>
        </w:numPr>
        <w:rPr>
          <w:ins w:id="801" w:author="Sudhanshu Satyam" w:date="2020-08-10T13:36:00Z"/>
        </w:rPr>
      </w:pPr>
      <w:bookmarkStart w:id="802" w:name="_Toc49964158"/>
      <w:ins w:id="803" w:author="Sudhanshu Satyam" w:date="2020-08-10T13:36:00Z">
        <w:r>
          <w:t>Configuring properties with application.yml</w:t>
        </w:r>
        <w:bookmarkEnd w:id="802"/>
      </w:ins>
    </w:p>
    <w:p w14:paraId="358DC822" w14:textId="6CACC25E" w:rsidR="00144240" w:rsidRDefault="00144240" w:rsidP="00144240">
      <w:pPr>
        <w:ind w:left="720"/>
        <w:rPr>
          <w:ins w:id="804" w:author="Sudhanshu Satyam" w:date="2020-08-10T13:36:00Z"/>
          <w:rFonts w:cstheme="minorHAnsi"/>
          <w:sz w:val="24"/>
          <w:szCs w:val="24"/>
        </w:rPr>
      </w:pPr>
      <w:ins w:id="805" w:author="Sudhanshu Satyam" w:date="2020-08-10T13:36:00Z">
        <w:r w:rsidRPr="00D54AA8">
          <w:rPr>
            <w:rFonts w:cstheme="minorHAnsi"/>
            <w:sz w:val="24"/>
            <w:szCs w:val="24"/>
          </w:rPr>
          <w:t xml:space="preserve">Now </w:t>
        </w:r>
        <w:r>
          <w:rPr>
            <w:rFonts w:cstheme="minorHAnsi"/>
            <w:sz w:val="24"/>
            <w:szCs w:val="24"/>
          </w:rPr>
          <w:t>, We have to configure Discovery Client properties</w:t>
        </w:r>
      </w:ins>
      <w:ins w:id="806" w:author="Sudhanshu Satyam" w:date="2020-08-10T13:37:00Z">
        <w:r>
          <w:rPr>
            <w:rFonts w:cstheme="minorHAnsi"/>
            <w:sz w:val="24"/>
            <w:szCs w:val="24"/>
          </w:rPr>
          <w:t xml:space="preserve"> to register with Eureka Server</w:t>
        </w:r>
      </w:ins>
      <w:ins w:id="807" w:author="Sudhanshu Satyam" w:date="2020-08-10T13:36:00Z">
        <w:r>
          <w:rPr>
            <w:rFonts w:cstheme="minorHAnsi"/>
            <w:sz w:val="24"/>
            <w:szCs w:val="24"/>
          </w:rPr>
          <w:t xml:space="preserve"> by creating application.yml file in resource directory(/src/main/resources). This file contains server port and registry-related configuration as show below:</w:t>
        </w:r>
      </w:ins>
    </w:p>
    <w:p w14:paraId="58F076B1" w14:textId="7FE7E412" w:rsidR="00144240" w:rsidRDefault="007D21A1" w:rsidP="007756E0">
      <w:pPr>
        <w:pStyle w:val="ListParagraph"/>
        <w:rPr>
          <w:ins w:id="808" w:author="Sudhanshu Satyam" w:date="2020-08-10T19:07:00Z"/>
          <w:rFonts w:cstheme="minorHAnsi"/>
          <w:b/>
          <w:bCs/>
          <w:sz w:val="24"/>
          <w:szCs w:val="24"/>
        </w:rPr>
      </w:pPr>
      <w:ins w:id="809" w:author="Sudhanshu Satyam" w:date="2020-08-10T13:38:00Z">
        <w:r>
          <w:rPr>
            <w:noProof/>
          </w:rPr>
          <w:lastRenderedPageBreak/>
          <w:drawing>
            <wp:inline distT="0" distB="0" distL="0" distR="0" wp14:anchorId="542426AD" wp14:editId="487889DD">
              <wp:extent cx="5943600" cy="34309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30905"/>
                      </a:xfrm>
                      <a:prstGeom prst="rect">
                        <a:avLst/>
                      </a:prstGeom>
                    </pic:spPr>
                  </pic:pic>
                </a:graphicData>
              </a:graphic>
            </wp:inline>
          </w:drawing>
        </w:r>
      </w:ins>
    </w:p>
    <w:p w14:paraId="7E258D7B" w14:textId="31FAABC1" w:rsidR="00B2658C" w:rsidRDefault="00B2658C" w:rsidP="007756E0">
      <w:pPr>
        <w:pStyle w:val="ListParagraph"/>
        <w:rPr>
          <w:ins w:id="810" w:author="Sudhanshu Satyam" w:date="2020-08-10T19:11:00Z"/>
          <w:rFonts w:cstheme="minorHAnsi"/>
          <w:b/>
          <w:bCs/>
          <w:sz w:val="24"/>
          <w:szCs w:val="24"/>
        </w:rPr>
      </w:pPr>
    </w:p>
    <w:p w14:paraId="07E03E5B" w14:textId="77777777" w:rsidR="00D70100" w:rsidRDefault="00D70100" w:rsidP="00D70100">
      <w:pPr>
        <w:pStyle w:val="ListParagraph"/>
        <w:rPr>
          <w:ins w:id="811" w:author="Sudhanshu Satyam" w:date="2020-08-10T19:13:00Z"/>
          <w:rFonts w:cstheme="minorHAnsi"/>
          <w:b/>
          <w:bCs/>
          <w:sz w:val="24"/>
          <w:szCs w:val="24"/>
        </w:rPr>
      </w:pPr>
    </w:p>
    <w:p w14:paraId="40C4E4DA" w14:textId="16D5B225" w:rsidR="00D70100" w:rsidRPr="007A7120" w:rsidRDefault="00D70100">
      <w:pPr>
        <w:pStyle w:val="Heading2"/>
        <w:numPr>
          <w:ilvl w:val="0"/>
          <w:numId w:val="8"/>
        </w:numPr>
        <w:rPr>
          <w:ins w:id="812" w:author="Sudhanshu Satyam" w:date="2020-08-10T19:13:00Z"/>
        </w:rPr>
        <w:pPrChange w:id="813" w:author="Sudhanshu Satyam" w:date="2020-08-10T19:13:00Z">
          <w:pPr>
            <w:pStyle w:val="Heading2"/>
            <w:numPr>
              <w:numId w:val="3"/>
            </w:numPr>
            <w:ind w:left="720" w:hanging="360"/>
          </w:pPr>
        </w:pPrChange>
      </w:pPr>
      <w:bookmarkStart w:id="814" w:name="_Toc49964159"/>
      <w:ins w:id="815" w:author="Sudhanshu Satyam" w:date="2020-08-10T19:13:00Z">
        <w:r w:rsidRPr="007A7120">
          <w:t>Implement Rest Resources</w:t>
        </w:r>
        <w:bookmarkEnd w:id="814"/>
      </w:ins>
    </w:p>
    <w:p w14:paraId="0EF5C34F" w14:textId="14763CE6" w:rsidR="00D70100" w:rsidRDefault="00D70100">
      <w:pPr>
        <w:ind w:left="720"/>
        <w:rPr>
          <w:ins w:id="816" w:author="Sudhanshu Satyam" w:date="2020-08-10T19:13:00Z"/>
          <w:rFonts w:cstheme="minorHAnsi"/>
          <w:sz w:val="24"/>
          <w:szCs w:val="24"/>
        </w:rPr>
      </w:pPr>
      <w:ins w:id="817" w:author="Sudhanshu Satyam" w:date="2020-08-10T19:14:00Z">
        <w:r>
          <w:rPr>
            <w:rFonts w:cstheme="minorHAnsi"/>
            <w:sz w:val="24"/>
            <w:szCs w:val="24"/>
          </w:rPr>
          <w:t xml:space="preserve">This service </w:t>
        </w:r>
      </w:ins>
      <w:ins w:id="818" w:author="Sudhanshu Satyam" w:date="2020-08-10T19:15:00Z">
        <w:r>
          <w:rPr>
            <w:rFonts w:cstheme="minorHAnsi"/>
            <w:sz w:val="24"/>
            <w:szCs w:val="24"/>
          </w:rPr>
          <w:t xml:space="preserve">implements </w:t>
        </w:r>
      </w:ins>
      <w:ins w:id="819" w:author="Sudhanshu Satyam" w:date="2020-08-10T19:13:00Z">
        <w:r w:rsidRPr="00D54AA8">
          <w:rPr>
            <w:rFonts w:cstheme="minorHAnsi"/>
            <w:sz w:val="24"/>
            <w:szCs w:val="24"/>
          </w:rPr>
          <w:t xml:space="preserve">REST </w:t>
        </w:r>
      </w:ins>
      <w:ins w:id="820" w:author="Sudhanshu Satyam" w:date="2020-08-10T19:15:00Z">
        <w:r>
          <w:rPr>
            <w:rFonts w:cstheme="minorHAnsi"/>
            <w:sz w:val="24"/>
            <w:szCs w:val="24"/>
          </w:rPr>
          <w:t>resource</w:t>
        </w:r>
      </w:ins>
      <w:ins w:id="821" w:author="Sudhanshu Satyam" w:date="2020-08-10T19:13:00Z">
        <w:r w:rsidRPr="00D54AA8">
          <w:rPr>
            <w:rFonts w:cstheme="minorHAnsi"/>
            <w:sz w:val="24"/>
            <w:szCs w:val="24"/>
          </w:rPr>
          <w:t xml:space="preserve"> using Spring</w:t>
        </w:r>
      </w:ins>
      <w:ins w:id="822" w:author="Sudhanshu Satyam" w:date="2020-08-10T19:15:00Z">
        <w:r>
          <w:rPr>
            <w:rFonts w:cstheme="minorHAnsi"/>
            <w:sz w:val="24"/>
            <w:szCs w:val="24"/>
          </w:rPr>
          <w:t xml:space="preserve"> boot</w:t>
        </w:r>
      </w:ins>
      <w:ins w:id="823" w:author="Sudhanshu Satyam" w:date="2020-08-10T19:13:00Z">
        <w:r w:rsidRPr="00D54AA8">
          <w:rPr>
            <w:rFonts w:cstheme="minorHAnsi"/>
            <w:sz w:val="24"/>
            <w:szCs w:val="24"/>
          </w:rPr>
          <w:t>.</w:t>
        </w:r>
      </w:ins>
      <w:ins w:id="824" w:author="Sudhanshu Satyam" w:date="2020-08-10T19:15:00Z">
        <w:r>
          <w:rPr>
            <w:rFonts w:cstheme="minorHAnsi"/>
            <w:sz w:val="24"/>
            <w:szCs w:val="24"/>
          </w:rPr>
          <w:t xml:space="preserve"> It </w:t>
        </w:r>
      </w:ins>
      <w:ins w:id="825" w:author="Sudhanshu Satyam" w:date="2020-08-10T19:13:00Z">
        <w:r w:rsidRPr="00D54AA8">
          <w:rPr>
            <w:rFonts w:cstheme="minorHAnsi"/>
            <w:sz w:val="24"/>
            <w:szCs w:val="24"/>
          </w:rPr>
          <w:t>accept JSON requests and respond back with JSON responses</w:t>
        </w:r>
      </w:ins>
      <w:ins w:id="826" w:author="Sudhanshu Satyam" w:date="2020-08-10T19:16:00Z">
        <w:r>
          <w:rPr>
            <w:rFonts w:cstheme="minorHAnsi"/>
            <w:sz w:val="24"/>
            <w:szCs w:val="24"/>
          </w:rPr>
          <w:t>.</w:t>
        </w:r>
      </w:ins>
    </w:p>
    <w:p w14:paraId="789BDB22" w14:textId="386228E5" w:rsidR="00DA6F33" w:rsidRDefault="00D70100" w:rsidP="007756E0">
      <w:pPr>
        <w:pStyle w:val="ListParagraph"/>
        <w:rPr>
          <w:ins w:id="827" w:author="Sudhanshu Satyam" w:date="2020-08-10T19:17:00Z"/>
          <w:rFonts w:cstheme="minorHAnsi"/>
          <w:b/>
          <w:bCs/>
          <w:sz w:val="24"/>
          <w:szCs w:val="24"/>
        </w:rPr>
      </w:pPr>
      <w:ins w:id="828" w:author="Sudhanshu Satyam" w:date="2020-08-10T19:17:00Z">
        <w:r>
          <w:rPr>
            <w:noProof/>
          </w:rPr>
          <w:drawing>
            <wp:inline distT="0" distB="0" distL="0" distR="0" wp14:anchorId="2B585E9B" wp14:editId="06AD7752">
              <wp:extent cx="5683250" cy="3107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5132" cy="3114187"/>
                      </a:xfrm>
                      <a:prstGeom prst="rect">
                        <a:avLst/>
                      </a:prstGeom>
                    </pic:spPr>
                  </pic:pic>
                </a:graphicData>
              </a:graphic>
            </wp:inline>
          </w:drawing>
        </w:r>
      </w:ins>
    </w:p>
    <w:p w14:paraId="28C79C2E" w14:textId="279E6CEA" w:rsidR="00D70100" w:rsidRDefault="00D70100" w:rsidP="007756E0">
      <w:pPr>
        <w:pStyle w:val="ListParagraph"/>
        <w:rPr>
          <w:ins w:id="829" w:author="Sudhanshu Satyam" w:date="2020-08-10T19:17:00Z"/>
          <w:rFonts w:cstheme="minorHAnsi"/>
          <w:b/>
          <w:bCs/>
          <w:sz w:val="24"/>
          <w:szCs w:val="24"/>
        </w:rPr>
      </w:pPr>
    </w:p>
    <w:p w14:paraId="03C518B0" w14:textId="451AEED8" w:rsidR="00D70100" w:rsidRPr="00955313" w:rsidRDefault="00955313">
      <w:pPr>
        <w:ind w:left="720"/>
        <w:rPr>
          <w:ins w:id="830" w:author="Sudhanshu Satyam" w:date="2020-08-10T19:11:00Z"/>
          <w:rFonts w:cstheme="minorHAnsi"/>
          <w:sz w:val="24"/>
          <w:szCs w:val="24"/>
          <w:rPrChange w:id="831" w:author="Sudhanshu Satyam" w:date="2020-08-10T19:18:00Z">
            <w:rPr>
              <w:ins w:id="832" w:author="Sudhanshu Satyam" w:date="2020-08-10T19:11:00Z"/>
            </w:rPr>
          </w:rPrChange>
        </w:rPr>
        <w:pPrChange w:id="833" w:author="Sudhanshu Satyam" w:date="2020-08-10T19:18:00Z">
          <w:pPr>
            <w:pStyle w:val="ListParagraph"/>
          </w:pPr>
        </w:pPrChange>
      </w:pPr>
      <w:ins w:id="834" w:author="Sudhanshu Satyam" w:date="2020-08-10T19:18:00Z">
        <w:r w:rsidRPr="0036347E">
          <w:rPr>
            <w:rFonts w:cstheme="minorHAnsi"/>
            <w:b/>
            <w:bCs/>
            <w:sz w:val="24"/>
            <w:szCs w:val="24"/>
          </w:rPr>
          <w:lastRenderedPageBreak/>
          <w:t>@RestController:</w:t>
        </w:r>
        <w:r w:rsidRPr="0036347E">
          <w:rPr>
            <w:rFonts w:cstheme="minorHAnsi"/>
            <w:sz w:val="24"/>
            <w:szCs w:val="24"/>
          </w:rPr>
          <w:t xml:space="preserve"> this annotation marks the class as a Resource, it defines implicitly both @Controller and @ResponseBody MVC annotations, when annotating a class with @RestController, it's not necessary to write @ResponseBody beside the POJO classes returned from your methods</w:t>
        </w:r>
        <w:r>
          <w:rPr>
            <w:rFonts w:cstheme="minorHAnsi"/>
            <w:sz w:val="24"/>
            <w:szCs w:val="24"/>
          </w:rPr>
          <w:t>.</w:t>
        </w:r>
      </w:ins>
    </w:p>
    <w:p w14:paraId="53309A74" w14:textId="225CE84E" w:rsidR="00DA6F33" w:rsidRDefault="00DA6F33" w:rsidP="007756E0">
      <w:pPr>
        <w:pStyle w:val="ListParagraph"/>
        <w:rPr>
          <w:ins w:id="835" w:author="Sudhanshu Satyam" w:date="2020-08-10T19:11:00Z"/>
          <w:rFonts w:cstheme="minorHAnsi"/>
          <w:b/>
          <w:bCs/>
          <w:sz w:val="24"/>
          <w:szCs w:val="24"/>
        </w:rPr>
      </w:pPr>
      <w:ins w:id="836" w:author="Sudhanshu Satyam" w:date="2020-08-10T19:11:00Z">
        <w:r>
          <w:rPr>
            <w:noProof/>
          </w:rPr>
          <w:drawing>
            <wp:inline distT="0" distB="0" distL="0" distR="0" wp14:anchorId="7CEF1AB7" wp14:editId="52FF2C8C">
              <wp:extent cx="5943600" cy="32880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88030"/>
                      </a:xfrm>
                      <a:prstGeom prst="rect">
                        <a:avLst/>
                      </a:prstGeom>
                    </pic:spPr>
                  </pic:pic>
                </a:graphicData>
              </a:graphic>
            </wp:inline>
          </w:drawing>
        </w:r>
      </w:ins>
    </w:p>
    <w:p w14:paraId="6148ABF6" w14:textId="390AF266" w:rsidR="00DA6F33" w:rsidRDefault="00DA6F33" w:rsidP="007756E0">
      <w:pPr>
        <w:pStyle w:val="ListParagraph"/>
        <w:rPr>
          <w:ins w:id="837" w:author="Sudhanshu Satyam" w:date="2020-08-10T19:11:00Z"/>
          <w:rFonts w:cstheme="minorHAnsi"/>
          <w:b/>
          <w:bCs/>
          <w:sz w:val="24"/>
          <w:szCs w:val="24"/>
        </w:rPr>
      </w:pPr>
    </w:p>
    <w:p w14:paraId="1C65C4D4" w14:textId="77777777" w:rsidR="00955313" w:rsidRDefault="00955313" w:rsidP="007756E0">
      <w:pPr>
        <w:pStyle w:val="ListParagraph"/>
        <w:rPr>
          <w:ins w:id="838" w:author="Sudhanshu Satyam" w:date="2020-08-10T19:21:00Z"/>
          <w:rFonts w:cstheme="minorHAnsi"/>
          <w:sz w:val="24"/>
          <w:szCs w:val="24"/>
        </w:rPr>
      </w:pPr>
      <w:ins w:id="839" w:author="Sudhanshu Satyam" w:date="2020-08-10T19:19:00Z">
        <w:r>
          <w:rPr>
            <w:rFonts w:cstheme="minorHAnsi"/>
            <w:sz w:val="24"/>
            <w:szCs w:val="24"/>
          </w:rPr>
          <w:t xml:space="preserve">This method is designed to </w:t>
        </w:r>
      </w:ins>
      <w:ins w:id="840" w:author="Sudhanshu Satyam" w:date="2020-08-10T19:20:00Z">
        <w:r>
          <w:rPr>
            <w:rFonts w:cstheme="minorHAnsi"/>
            <w:sz w:val="24"/>
            <w:szCs w:val="24"/>
          </w:rPr>
          <w:t>communicate</w:t>
        </w:r>
      </w:ins>
      <w:ins w:id="841" w:author="Sudhanshu Satyam" w:date="2020-08-10T19:19:00Z">
        <w:r>
          <w:rPr>
            <w:rFonts w:cstheme="minorHAnsi"/>
            <w:sz w:val="24"/>
            <w:szCs w:val="24"/>
          </w:rPr>
          <w:t xml:space="preserve"> w</w:t>
        </w:r>
      </w:ins>
      <w:ins w:id="842" w:author="Sudhanshu Satyam" w:date="2020-08-10T19:20:00Z">
        <w:r>
          <w:rPr>
            <w:rFonts w:cstheme="minorHAnsi"/>
            <w:sz w:val="24"/>
            <w:szCs w:val="24"/>
          </w:rPr>
          <w:t xml:space="preserve">ith external Microservices. Circuit-Breaker </w:t>
        </w:r>
      </w:ins>
      <w:ins w:id="843" w:author="Sudhanshu Satyam" w:date="2020-08-10T19:21:00Z">
        <w:r>
          <w:rPr>
            <w:rFonts w:cstheme="minorHAnsi"/>
            <w:sz w:val="24"/>
            <w:szCs w:val="24"/>
          </w:rPr>
          <w:t>is implemented to handle Fault occurrences, if external services goes down.</w:t>
        </w:r>
      </w:ins>
    </w:p>
    <w:p w14:paraId="74020A1E" w14:textId="073CABE5" w:rsidR="00DA6F33" w:rsidRPr="00955313" w:rsidRDefault="00955313" w:rsidP="007756E0">
      <w:pPr>
        <w:pStyle w:val="ListParagraph"/>
        <w:rPr>
          <w:ins w:id="844" w:author="Sudhanshu Satyam" w:date="2020-08-10T19:11:00Z"/>
          <w:rFonts w:cstheme="minorHAnsi"/>
          <w:sz w:val="24"/>
          <w:szCs w:val="24"/>
          <w:rPrChange w:id="845" w:author="Sudhanshu Satyam" w:date="2020-08-10T19:19:00Z">
            <w:rPr>
              <w:ins w:id="846" w:author="Sudhanshu Satyam" w:date="2020-08-10T19:11:00Z"/>
              <w:rFonts w:cstheme="minorHAnsi"/>
              <w:b/>
              <w:bCs/>
              <w:sz w:val="24"/>
              <w:szCs w:val="24"/>
            </w:rPr>
          </w:rPrChange>
        </w:rPr>
      </w:pPr>
      <w:ins w:id="847" w:author="Sudhanshu Satyam" w:date="2020-08-10T19:21:00Z">
        <w:r>
          <w:rPr>
            <w:rFonts w:ascii="Consolas" w:hAnsi="Consolas" w:cs="Consolas"/>
            <w:color w:val="646464"/>
            <w:sz w:val="20"/>
            <w:szCs w:val="20"/>
            <w:shd w:val="clear" w:color="auto" w:fill="D4D4D4"/>
            <w:lang w:val="en-IN"/>
          </w:rPr>
          <w:t>HystrixCommand</w:t>
        </w:r>
        <w:r>
          <w:rPr>
            <w:rFonts w:ascii="Consolas" w:hAnsi="Consolas" w:cs="Consolas"/>
            <w:color w:val="000000"/>
            <w:sz w:val="20"/>
            <w:szCs w:val="20"/>
            <w:shd w:val="clear" w:color="auto" w:fill="E8F2FE"/>
            <w:lang w:val="en-IN"/>
          </w:rPr>
          <w:t xml:space="preserve">(fallbackMethod = </w:t>
        </w:r>
        <w:r>
          <w:rPr>
            <w:rFonts w:ascii="Consolas" w:hAnsi="Consolas" w:cs="Consolas"/>
            <w:color w:val="2A00FF"/>
            <w:sz w:val="20"/>
            <w:szCs w:val="20"/>
            <w:shd w:val="clear" w:color="auto" w:fill="E8F2FE"/>
            <w:lang w:val="en-IN"/>
          </w:rPr>
          <w:t>"fallbackMethodForGetReward"</w:t>
        </w:r>
        <w:r>
          <w:rPr>
            <w:rFonts w:ascii="Consolas" w:hAnsi="Consolas" w:cs="Consolas"/>
            <w:color w:val="000000"/>
            <w:sz w:val="20"/>
            <w:szCs w:val="20"/>
            <w:shd w:val="clear" w:color="auto" w:fill="E8F2FE"/>
            <w:lang w:val="en-IN"/>
          </w:rPr>
          <w:t xml:space="preserve">, commandKey = </w:t>
        </w:r>
        <w:r>
          <w:rPr>
            <w:rFonts w:ascii="Consolas" w:hAnsi="Consolas" w:cs="Consolas"/>
            <w:color w:val="2A00FF"/>
            <w:sz w:val="20"/>
            <w:szCs w:val="20"/>
            <w:shd w:val="clear" w:color="auto" w:fill="E8F2FE"/>
            <w:lang w:val="en-IN"/>
          </w:rPr>
          <w:t>"test-Rwd"</w:t>
        </w:r>
        <w:r>
          <w:rPr>
            <w:rFonts w:ascii="Consolas" w:hAnsi="Consolas" w:cs="Consolas"/>
            <w:color w:val="000000"/>
            <w:sz w:val="20"/>
            <w:szCs w:val="20"/>
            <w:shd w:val="clear" w:color="auto" w:fill="E8F2FE"/>
            <w:lang w:val="en-IN"/>
          </w:rPr>
          <w:t xml:space="preserve">, groupKey = </w:t>
        </w:r>
        <w:r>
          <w:rPr>
            <w:rFonts w:ascii="Consolas" w:hAnsi="Consolas" w:cs="Consolas"/>
            <w:color w:val="2A00FF"/>
            <w:sz w:val="20"/>
            <w:szCs w:val="20"/>
            <w:shd w:val="clear" w:color="auto" w:fill="E8F2FE"/>
            <w:lang w:val="en-IN"/>
          </w:rPr>
          <w:t>"test-Rwd"</w:t>
        </w:r>
        <w:r>
          <w:rPr>
            <w:rFonts w:ascii="Consolas" w:hAnsi="Consolas" w:cs="Consolas"/>
            <w:color w:val="000000"/>
            <w:sz w:val="20"/>
            <w:szCs w:val="20"/>
            <w:shd w:val="clear" w:color="auto" w:fill="E8F2FE"/>
            <w:lang w:val="en-IN"/>
          </w:rPr>
          <w:t>)</w:t>
        </w:r>
        <w:r>
          <w:rPr>
            <w:rFonts w:cstheme="minorHAnsi"/>
            <w:sz w:val="24"/>
            <w:szCs w:val="24"/>
          </w:rPr>
          <w:t xml:space="preserve"> </w:t>
        </w:r>
      </w:ins>
    </w:p>
    <w:p w14:paraId="0ADC0715" w14:textId="77777777" w:rsidR="00DA6F33" w:rsidRDefault="00DA6F33" w:rsidP="007756E0">
      <w:pPr>
        <w:pStyle w:val="ListParagraph"/>
        <w:rPr>
          <w:ins w:id="848" w:author="Sudhanshu Satyam" w:date="2020-08-10T19:07:00Z"/>
          <w:rFonts w:cstheme="minorHAnsi"/>
          <w:b/>
          <w:bCs/>
          <w:sz w:val="24"/>
          <w:szCs w:val="24"/>
        </w:rPr>
      </w:pPr>
    </w:p>
    <w:p w14:paraId="184BB829" w14:textId="72BE2890" w:rsidR="00B2658C" w:rsidRDefault="00B2658C" w:rsidP="007756E0">
      <w:pPr>
        <w:pStyle w:val="ListParagraph"/>
        <w:rPr>
          <w:ins w:id="849" w:author="Sudhanshu Satyam" w:date="2020-08-10T19:08:00Z"/>
          <w:rFonts w:cstheme="minorHAnsi"/>
          <w:b/>
          <w:bCs/>
          <w:sz w:val="24"/>
          <w:szCs w:val="24"/>
        </w:rPr>
      </w:pPr>
      <w:ins w:id="850" w:author="Sudhanshu Satyam" w:date="2020-08-10T19:07:00Z">
        <w:r>
          <w:rPr>
            <w:noProof/>
          </w:rPr>
          <w:drawing>
            <wp:inline distT="0" distB="0" distL="0" distR="0" wp14:anchorId="2529AF87" wp14:editId="42027137">
              <wp:extent cx="5943600" cy="23939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93950"/>
                      </a:xfrm>
                      <a:prstGeom prst="rect">
                        <a:avLst/>
                      </a:prstGeom>
                    </pic:spPr>
                  </pic:pic>
                </a:graphicData>
              </a:graphic>
            </wp:inline>
          </w:drawing>
        </w:r>
      </w:ins>
    </w:p>
    <w:p w14:paraId="04271780" w14:textId="372354D1" w:rsidR="00B2658C" w:rsidRDefault="00B2658C" w:rsidP="007756E0">
      <w:pPr>
        <w:pStyle w:val="ListParagraph"/>
        <w:rPr>
          <w:ins w:id="851" w:author="Sudhanshu Satyam" w:date="2020-08-10T19:08:00Z"/>
          <w:rFonts w:cstheme="minorHAnsi"/>
          <w:b/>
          <w:bCs/>
          <w:sz w:val="24"/>
          <w:szCs w:val="24"/>
        </w:rPr>
      </w:pPr>
    </w:p>
    <w:p w14:paraId="6179A858" w14:textId="41FBEDD1" w:rsidR="00B2658C" w:rsidRDefault="00955313" w:rsidP="007756E0">
      <w:pPr>
        <w:pStyle w:val="ListParagraph"/>
        <w:rPr>
          <w:ins w:id="852" w:author="Sudhanshu Satyam" w:date="2020-08-10T19:23:00Z"/>
          <w:rFonts w:cstheme="minorHAnsi"/>
          <w:sz w:val="24"/>
          <w:szCs w:val="24"/>
        </w:rPr>
      </w:pPr>
      <w:ins w:id="853" w:author="Sudhanshu Satyam" w:date="2020-08-10T19:22:00Z">
        <w:r>
          <w:rPr>
            <w:rFonts w:cstheme="minorHAnsi"/>
            <w:sz w:val="24"/>
            <w:szCs w:val="24"/>
          </w:rPr>
          <w:lastRenderedPageBreak/>
          <w:t>This Java class serves as service layer that int</w:t>
        </w:r>
      </w:ins>
      <w:ins w:id="854" w:author="Sudhanshu Satyam" w:date="2020-08-10T19:23:00Z">
        <w:r>
          <w:rPr>
            <w:rFonts w:cstheme="minorHAnsi"/>
            <w:sz w:val="24"/>
            <w:szCs w:val="24"/>
          </w:rPr>
          <w:t xml:space="preserve">eracts with Repository/Dao to query databases. </w:t>
        </w:r>
      </w:ins>
    </w:p>
    <w:p w14:paraId="78DF40A4" w14:textId="24921E8E" w:rsidR="00955313" w:rsidRPr="00955313" w:rsidRDefault="00955313" w:rsidP="007756E0">
      <w:pPr>
        <w:pStyle w:val="ListParagraph"/>
        <w:rPr>
          <w:ins w:id="855" w:author="Sudhanshu Satyam" w:date="2020-08-10T19:09:00Z"/>
          <w:rFonts w:cstheme="minorHAnsi"/>
          <w:sz w:val="24"/>
          <w:szCs w:val="24"/>
          <w:rPrChange w:id="856" w:author="Sudhanshu Satyam" w:date="2020-08-10T19:22:00Z">
            <w:rPr>
              <w:ins w:id="857" w:author="Sudhanshu Satyam" w:date="2020-08-10T19:09:00Z"/>
              <w:rFonts w:cstheme="minorHAnsi"/>
              <w:b/>
              <w:bCs/>
              <w:sz w:val="24"/>
              <w:szCs w:val="24"/>
            </w:rPr>
          </w:rPrChange>
        </w:rPr>
      </w:pPr>
      <w:ins w:id="858" w:author="Sudhanshu Satyam" w:date="2020-08-10T19:23:00Z">
        <w:r>
          <w:rPr>
            <w:rFonts w:cstheme="minorHAnsi"/>
            <w:sz w:val="24"/>
            <w:szCs w:val="24"/>
          </w:rPr>
          <w:t>Annotate</w:t>
        </w:r>
      </w:ins>
      <w:ins w:id="859" w:author="Sudhanshu Satyam" w:date="2020-08-10T19:24:00Z">
        <w:r>
          <w:rPr>
            <w:rFonts w:cstheme="minorHAnsi"/>
            <w:sz w:val="24"/>
            <w:szCs w:val="24"/>
          </w:rPr>
          <w:t>d with @Service and @Repository simultaneously</w:t>
        </w:r>
        <w:r w:rsidR="009259A0">
          <w:rPr>
            <w:rFonts w:cstheme="minorHAnsi"/>
            <w:sz w:val="24"/>
            <w:szCs w:val="24"/>
          </w:rPr>
          <w:t xml:space="preserve">. </w:t>
        </w:r>
      </w:ins>
      <w:ins w:id="860" w:author="Sudhanshu Satyam" w:date="2020-08-10T19:25:00Z">
        <w:r w:rsidR="009259A0">
          <w:rPr>
            <w:rFonts w:cstheme="minorHAnsi"/>
            <w:sz w:val="24"/>
            <w:szCs w:val="24"/>
          </w:rPr>
          <w:t>This class is mainly designed for performing CRUD operations on database.</w:t>
        </w:r>
      </w:ins>
    </w:p>
    <w:p w14:paraId="50490A3F" w14:textId="1D1AE11D" w:rsidR="00115948" w:rsidRDefault="00115948" w:rsidP="007756E0">
      <w:pPr>
        <w:pStyle w:val="ListParagraph"/>
        <w:rPr>
          <w:ins w:id="861" w:author="Sudhanshu Satyam" w:date="2020-08-10T19:09:00Z"/>
          <w:rFonts w:cstheme="minorHAnsi"/>
          <w:b/>
          <w:bCs/>
          <w:sz w:val="24"/>
          <w:szCs w:val="24"/>
        </w:rPr>
      </w:pPr>
    </w:p>
    <w:p w14:paraId="2B3AE14A" w14:textId="5A968870" w:rsidR="00115948" w:rsidRDefault="00115948" w:rsidP="007756E0">
      <w:pPr>
        <w:pStyle w:val="ListParagraph"/>
        <w:rPr>
          <w:ins w:id="862" w:author="Sudhanshu Satyam" w:date="2020-08-10T19:22:00Z"/>
          <w:rFonts w:cstheme="minorHAnsi"/>
          <w:b/>
          <w:bCs/>
          <w:sz w:val="24"/>
          <w:szCs w:val="24"/>
        </w:rPr>
      </w:pPr>
      <w:ins w:id="863" w:author="Sudhanshu Satyam" w:date="2020-08-10T19:09:00Z">
        <w:r>
          <w:rPr>
            <w:noProof/>
          </w:rPr>
          <w:drawing>
            <wp:inline distT="0" distB="0" distL="0" distR="0" wp14:anchorId="23BC0D2D" wp14:editId="5E407FB9">
              <wp:extent cx="5943600" cy="44424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442460"/>
                      </a:xfrm>
                      <a:prstGeom prst="rect">
                        <a:avLst/>
                      </a:prstGeom>
                    </pic:spPr>
                  </pic:pic>
                </a:graphicData>
              </a:graphic>
            </wp:inline>
          </w:drawing>
        </w:r>
      </w:ins>
    </w:p>
    <w:p w14:paraId="5BFD189D" w14:textId="17A61668" w:rsidR="00955313" w:rsidRDefault="00955313" w:rsidP="007756E0">
      <w:pPr>
        <w:pStyle w:val="ListParagraph"/>
        <w:rPr>
          <w:ins w:id="864" w:author="Sudhanshu Satyam" w:date="2020-08-10T19:22:00Z"/>
          <w:rFonts w:cstheme="minorHAnsi"/>
          <w:b/>
          <w:bCs/>
          <w:sz w:val="24"/>
          <w:szCs w:val="24"/>
        </w:rPr>
      </w:pPr>
    </w:p>
    <w:p w14:paraId="59B63F50" w14:textId="77777777" w:rsidR="00955313" w:rsidRDefault="00955313" w:rsidP="007756E0">
      <w:pPr>
        <w:pStyle w:val="ListParagraph"/>
        <w:rPr>
          <w:ins w:id="865" w:author="Sudhanshu Satyam" w:date="2020-08-10T19:10:00Z"/>
          <w:rFonts w:cstheme="minorHAnsi"/>
          <w:b/>
          <w:bCs/>
          <w:sz w:val="24"/>
          <w:szCs w:val="24"/>
        </w:rPr>
      </w:pPr>
    </w:p>
    <w:p w14:paraId="2949ACD5" w14:textId="07790A79" w:rsidR="00043A26" w:rsidRDefault="00043A26" w:rsidP="007756E0">
      <w:pPr>
        <w:pStyle w:val="ListParagraph"/>
        <w:rPr>
          <w:ins w:id="866" w:author="Sudhanshu Satyam" w:date="2020-08-10T19:10:00Z"/>
          <w:rFonts w:cstheme="minorHAnsi"/>
          <w:b/>
          <w:bCs/>
          <w:sz w:val="24"/>
          <w:szCs w:val="24"/>
        </w:rPr>
      </w:pPr>
      <w:ins w:id="867" w:author="Sudhanshu Satyam" w:date="2020-08-10T19:10:00Z">
        <w:r>
          <w:rPr>
            <w:noProof/>
          </w:rPr>
          <w:drawing>
            <wp:inline distT="0" distB="0" distL="0" distR="0" wp14:anchorId="789D8235" wp14:editId="170A76B7">
              <wp:extent cx="5943600" cy="18840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84045"/>
                      </a:xfrm>
                      <a:prstGeom prst="rect">
                        <a:avLst/>
                      </a:prstGeom>
                    </pic:spPr>
                  </pic:pic>
                </a:graphicData>
              </a:graphic>
            </wp:inline>
          </w:drawing>
        </w:r>
      </w:ins>
    </w:p>
    <w:p w14:paraId="49937C14" w14:textId="2F1AA259" w:rsidR="00043A26" w:rsidRDefault="00043A26" w:rsidP="007756E0">
      <w:pPr>
        <w:pStyle w:val="ListParagraph"/>
        <w:rPr>
          <w:ins w:id="868" w:author="Sudhanshu Satyam" w:date="2020-08-10T19:10:00Z"/>
          <w:rFonts w:cstheme="minorHAnsi"/>
          <w:b/>
          <w:bCs/>
          <w:sz w:val="24"/>
          <w:szCs w:val="24"/>
        </w:rPr>
      </w:pPr>
    </w:p>
    <w:p w14:paraId="2BD2FEC9" w14:textId="38EBB4D7" w:rsidR="00043A26" w:rsidRDefault="00043A26" w:rsidP="007756E0">
      <w:pPr>
        <w:pStyle w:val="ListParagraph"/>
        <w:rPr>
          <w:ins w:id="869" w:author="Sudhanshu Satyam" w:date="2020-08-10T13:29:00Z"/>
          <w:rFonts w:cstheme="minorHAnsi"/>
          <w:b/>
          <w:bCs/>
          <w:sz w:val="24"/>
          <w:szCs w:val="24"/>
        </w:rPr>
      </w:pPr>
    </w:p>
    <w:p w14:paraId="2D3D87D0" w14:textId="27F8A0F2" w:rsidR="007211AC" w:rsidRDefault="007211AC" w:rsidP="007211AC">
      <w:pPr>
        <w:pStyle w:val="Heading1"/>
        <w:rPr>
          <w:ins w:id="870" w:author="Sudhanshu Satyam" w:date="2020-09-02T17:23:00Z"/>
          <w:rFonts w:cstheme="minorHAnsi"/>
          <w:sz w:val="24"/>
          <w:szCs w:val="24"/>
        </w:rPr>
      </w:pPr>
      <w:bookmarkStart w:id="871" w:name="_Toc49964160"/>
      <w:ins w:id="872" w:author="Sudhanshu Satyam" w:date="2020-09-02T17:26:00Z">
        <w:r>
          <w:rPr>
            <w:rStyle w:val="Heading1Char"/>
          </w:rPr>
          <w:t>Create Micro service (actor-service)</w:t>
        </w:r>
      </w:ins>
      <w:bookmarkEnd w:id="871"/>
      <w:ins w:id="873" w:author="Sudhanshu Satyam" w:date="2020-09-02T18:33:00Z">
        <w:r w:rsidR="007A4C0E">
          <w:rPr>
            <w:rStyle w:val="Heading1Char"/>
          </w:rPr>
          <w:t xml:space="preserve"> </w:t>
        </w:r>
      </w:ins>
    </w:p>
    <w:p w14:paraId="17ACE54D" w14:textId="08431F09" w:rsidR="007211AC" w:rsidRDefault="007211AC">
      <w:pPr>
        <w:pStyle w:val="Heading2"/>
        <w:numPr>
          <w:ilvl w:val="0"/>
          <w:numId w:val="13"/>
        </w:numPr>
        <w:rPr>
          <w:ins w:id="874" w:author="Sudhanshu Satyam" w:date="2020-09-02T17:28:00Z"/>
        </w:rPr>
        <w:pPrChange w:id="875" w:author="Sudhanshu Satyam" w:date="2020-09-02T17:40:00Z">
          <w:pPr>
            <w:pStyle w:val="Heading2"/>
            <w:numPr>
              <w:numId w:val="6"/>
            </w:numPr>
            <w:ind w:left="360" w:hanging="360"/>
          </w:pPr>
        </w:pPrChange>
      </w:pPr>
      <w:bookmarkStart w:id="876" w:name="_Toc49964161"/>
      <w:ins w:id="877" w:author="Sudhanshu Satyam" w:date="2020-09-02T17:28:00Z">
        <w:r w:rsidRPr="009E47F8">
          <w:t>Create a Spring Starter Project</w:t>
        </w:r>
        <w:bookmarkEnd w:id="876"/>
      </w:ins>
    </w:p>
    <w:p w14:paraId="5EE589F2" w14:textId="49839EBD" w:rsidR="007211AC" w:rsidRDefault="007211AC" w:rsidP="007211AC">
      <w:pPr>
        <w:ind w:left="360"/>
        <w:rPr>
          <w:ins w:id="878" w:author="Sudhanshu Satyam" w:date="2020-09-02T17:28:00Z"/>
        </w:rPr>
      </w:pPr>
      <w:ins w:id="879" w:author="Sudhanshu Satyam" w:date="2020-09-02T17:28:00Z">
        <w:r>
          <w:t xml:space="preserve">Create a Spring Starter project and name your project actor-service. </w:t>
        </w:r>
      </w:ins>
    </w:p>
    <w:p w14:paraId="39888015" w14:textId="466CFB06" w:rsidR="007211AC" w:rsidRPr="007211AC" w:rsidRDefault="007211AC">
      <w:pPr>
        <w:ind w:left="360"/>
        <w:rPr>
          <w:ins w:id="880" w:author="Sudhanshu Satyam" w:date="2020-09-02T17:28:00Z"/>
          <w:rPrChange w:id="881" w:author="Sudhanshu Satyam" w:date="2020-09-02T17:32:00Z">
            <w:rPr>
              <w:ins w:id="882" w:author="Sudhanshu Satyam" w:date="2020-09-02T17:28:00Z"/>
              <w:rFonts w:cstheme="minorHAnsi"/>
              <w:sz w:val="24"/>
              <w:szCs w:val="24"/>
            </w:rPr>
          </w:rPrChange>
        </w:rPr>
        <w:pPrChange w:id="883" w:author="Sudhanshu Satyam" w:date="2020-09-02T17:32:00Z">
          <w:pPr>
            <w:pStyle w:val="ListParagraph"/>
          </w:pPr>
        </w:pPrChange>
      </w:pPr>
      <w:ins w:id="884" w:author="Sudhanshu Satyam" w:date="2020-09-02T17:28:00Z">
        <w:r>
          <w:t>Add maven &amp; maven-dependencies to create your Micro service as shown in Screen shot below:</w:t>
        </w:r>
        <w:r w:rsidRPr="009E47F8">
          <w:rPr>
            <w:noProof/>
          </w:rPr>
          <w:t xml:space="preserve"> </w:t>
        </w:r>
      </w:ins>
    </w:p>
    <w:p w14:paraId="44A67401" w14:textId="1367C1D4" w:rsidR="007211AC" w:rsidRPr="0038409F" w:rsidRDefault="0038409F">
      <w:pPr>
        <w:rPr>
          <w:ins w:id="885" w:author="Sudhanshu Satyam" w:date="2020-09-02T17:28:00Z"/>
          <w:rFonts w:cstheme="minorHAnsi"/>
          <w:sz w:val="24"/>
          <w:szCs w:val="24"/>
          <w:rPrChange w:id="886" w:author="Sudhanshu Satyam" w:date="2020-09-02T17:36:00Z">
            <w:rPr>
              <w:ins w:id="887" w:author="Sudhanshu Satyam" w:date="2020-09-02T17:28:00Z"/>
            </w:rPr>
          </w:rPrChange>
        </w:rPr>
        <w:pPrChange w:id="888" w:author="Sudhanshu Satyam" w:date="2020-09-02T17:36:00Z">
          <w:pPr>
            <w:pStyle w:val="ListParagraph"/>
          </w:pPr>
        </w:pPrChange>
      </w:pPr>
      <w:ins w:id="889" w:author="Sudhanshu Satyam" w:date="2020-09-02T17:36:00Z">
        <w:r>
          <w:rPr>
            <w:noProof/>
          </w:rPr>
          <w:drawing>
            <wp:inline distT="0" distB="0" distL="0" distR="0" wp14:anchorId="0E83AE85" wp14:editId="2AF80558">
              <wp:extent cx="5943600" cy="54229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422900"/>
                      </a:xfrm>
                      <a:prstGeom prst="rect">
                        <a:avLst/>
                      </a:prstGeom>
                    </pic:spPr>
                  </pic:pic>
                </a:graphicData>
              </a:graphic>
            </wp:inline>
          </w:drawing>
        </w:r>
      </w:ins>
    </w:p>
    <w:p w14:paraId="40BD240D" w14:textId="77777777" w:rsidR="007211AC" w:rsidRPr="003F77A8" w:rsidRDefault="007211AC" w:rsidP="007211AC">
      <w:pPr>
        <w:rPr>
          <w:ins w:id="890" w:author="Sudhanshu Satyam" w:date="2020-09-02T17:28:00Z"/>
          <w:rFonts w:cstheme="minorHAnsi"/>
          <w:sz w:val="24"/>
          <w:szCs w:val="24"/>
        </w:rPr>
      </w:pPr>
    </w:p>
    <w:p w14:paraId="331CF0D2" w14:textId="3270EF3D" w:rsidR="007211AC" w:rsidRDefault="007211AC">
      <w:pPr>
        <w:pStyle w:val="Heading2"/>
        <w:numPr>
          <w:ilvl w:val="0"/>
          <w:numId w:val="13"/>
        </w:numPr>
        <w:rPr>
          <w:ins w:id="891" w:author="Sudhanshu Satyam" w:date="2020-09-02T17:28:00Z"/>
        </w:rPr>
        <w:pPrChange w:id="892" w:author="Sudhanshu Satyam" w:date="2020-09-02T17:40:00Z">
          <w:pPr>
            <w:pStyle w:val="Heading2"/>
            <w:numPr>
              <w:numId w:val="6"/>
            </w:numPr>
            <w:ind w:left="360" w:hanging="360"/>
          </w:pPr>
        </w:pPrChange>
      </w:pPr>
      <w:bookmarkStart w:id="893" w:name="_Toc49964162"/>
      <w:ins w:id="894" w:author="Sudhanshu Satyam" w:date="2020-09-02T17:28:00Z">
        <w:r>
          <w:t>Default Package &amp; Class</w:t>
        </w:r>
      </w:ins>
      <w:bookmarkEnd w:id="893"/>
      <w:ins w:id="895" w:author="Sudhanshu Satyam" w:date="2020-09-02T18:33:00Z">
        <w:r w:rsidR="007A4C0E">
          <w:t xml:space="preserve"> </w:t>
        </w:r>
      </w:ins>
    </w:p>
    <w:p w14:paraId="2735F854" w14:textId="77777777" w:rsidR="007211AC" w:rsidRDefault="007211AC" w:rsidP="007211AC">
      <w:pPr>
        <w:pStyle w:val="ListParagraph"/>
        <w:rPr>
          <w:ins w:id="896" w:author="Sudhanshu Satyam" w:date="2020-09-02T17:32:00Z"/>
          <w:rFonts w:cstheme="minorHAnsi"/>
          <w:sz w:val="24"/>
          <w:szCs w:val="24"/>
        </w:rPr>
      </w:pPr>
      <w:ins w:id="897" w:author="Sudhanshu Satyam" w:date="2020-09-02T17:28:00Z">
        <w:r>
          <w:t xml:space="preserve"> </w:t>
        </w:r>
      </w:ins>
      <w:ins w:id="898" w:author="Sudhanshu Satyam" w:date="2020-09-02T17:32:00Z">
        <w:r>
          <w:rPr>
            <w:rFonts w:cstheme="minorHAnsi"/>
            <w:sz w:val="24"/>
            <w:szCs w:val="24"/>
          </w:rPr>
          <w:t>By Default, the project will create a package and one spring boot class which is entry point of spring boot project. Annotate Spring boot main class to include following features :</w:t>
        </w:r>
      </w:ins>
    </w:p>
    <w:p w14:paraId="5C84752C" w14:textId="77777777" w:rsidR="007211AC" w:rsidRDefault="007211AC" w:rsidP="007211AC">
      <w:pPr>
        <w:pStyle w:val="ListParagraph"/>
        <w:numPr>
          <w:ilvl w:val="0"/>
          <w:numId w:val="7"/>
        </w:numPr>
        <w:rPr>
          <w:ins w:id="899" w:author="Sudhanshu Satyam" w:date="2020-09-02T17:32:00Z"/>
          <w:rFonts w:ascii="Consolas" w:hAnsi="Consolas" w:cs="Consolas"/>
          <w:color w:val="646464"/>
          <w:sz w:val="20"/>
          <w:szCs w:val="20"/>
          <w:shd w:val="clear" w:color="auto" w:fill="E8F2FE"/>
          <w:lang w:val="en-IN"/>
        </w:rPr>
      </w:pPr>
      <w:ins w:id="900" w:author="Sudhanshu Satyam" w:date="2020-09-02T17:32:00Z">
        <w:r w:rsidRPr="004414DF">
          <w:rPr>
            <w:rFonts w:ascii="Consolas" w:hAnsi="Consolas" w:cs="Consolas"/>
            <w:color w:val="646464"/>
            <w:sz w:val="20"/>
            <w:szCs w:val="20"/>
            <w:shd w:val="clear" w:color="auto" w:fill="E8F2FE"/>
            <w:lang w:val="en-IN"/>
          </w:rPr>
          <w:lastRenderedPageBreak/>
          <w:t xml:space="preserve"> </w:t>
        </w:r>
        <w:r>
          <w:rPr>
            <w:rFonts w:ascii="Consolas" w:hAnsi="Consolas" w:cs="Consolas"/>
            <w:color w:val="646464"/>
            <w:sz w:val="20"/>
            <w:szCs w:val="20"/>
            <w:shd w:val="clear" w:color="auto" w:fill="E8F2FE"/>
            <w:lang w:val="en-IN"/>
          </w:rPr>
          <w:t xml:space="preserve">@EnableEurekaClient – This annotation registers Java class as discovery  </w:t>
        </w:r>
      </w:ins>
    </w:p>
    <w:p w14:paraId="1B6CDF88" w14:textId="74FEFE73" w:rsidR="007211AC" w:rsidRPr="0038409F" w:rsidRDefault="007211AC">
      <w:pPr>
        <w:pStyle w:val="ListParagraph"/>
        <w:ind w:left="1440"/>
        <w:rPr>
          <w:ins w:id="901" w:author="Sudhanshu Satyam" w:date="2020-09-02T17:32:00Z"/>
          <w:rFonts w:ascii="Consolas" w:hAnsi="Consolas" w:cs="Consolas"/>
          <w:color w:val="646464"/>
          <w:sz w:val="20"/>
          <w:szCs w:val="20"/>
          <w:shd w:val="clear" w:color="auto" w:fill="E8F2FE"/>
          <w:lang w:val="en-IN"/>
          <w:rPrChange w:id="902" w:author="Sudhanshu Satyam" w:date="2020-09-02T17:38:00Z">
            <w:rPr>
              <w:ins w:id="903" w:author="Sudhanshu Satyam" w:date="2020-09-02T17:32:00Z"/>
            </w:rPr>
          </w:rPrChange>
        </w:rPr>
        <w:pPrChange w:id="904" w:author="Sudhanshu Satyam" w:date="2020-09-02T17:38:00Z">
          <w:pPr/>
        </w:pPrChange>
      </w:pPr>
      <w:ins w:id="905" w:author="Sudhanshu Satyam" w:date="2020-09-02T17:32:00Z">
        <w:r>
          <w:rPr>
            <w:rFonts w:ascii="Consolas" w:hAnsi="Consolas" w:cs="Consolas"/>
            <w:color w:val="646464"/>
            <w:sz w:val="20"/>
            <w:szCs w:val="20"/>
            <w:shd w:val="clear" w:color="auto" w:fill="E8F2FE"/>
            <w:lang w:val="en-IN"/>
          </w:rPr>
          <w:t xml:space="preserve"> client </w:t>
        </w:r>
        <w:r w:rsidRPr="00B551E8">
          <w:rPr>
            <w:rFonts w:ascii="Consolas" w:hAnsi="Consolas" w:cs="Consolas"/>
            <w:color w:val="646464"/>
            <w:sz w:val="20"/>
            <w:szCs w:val="20"/>
            <w:shd w:val="clear" w:color="auto" w:fill="E8F2FE"/>
            <w:lang w:val="en-IN"/>
          </w:rPr>
          <w:t>with Eureka Server.</w:t>
        </w:r>
      </w:ins>
    </w:p>
    <w:p w14:paraId="3AC81D34" w14:textId="2F5DA9CF" w:rsidR="007211AC" w:rsidRDefault="0038409F" w:rsidP="007211AC">
      <w:pPr>
        <w:rPr>
          <w:ins w:id="906" w:author="Sudhanshu Satyam" w:date="2020-09-02T17:32:00Z"/>
        </w:rPr>
      </w:pPr>
      <w:ins w:id="907" w:author="Sudhanshu Satyam" w:date="2020-09-02T17:37:00Z">
        <w:r>
          <w:rPr>
            <w:noProof/>
          </w:rPr>
          <w:drawing>
            <wp:inline distT="0" distB="0" distL="0" distR="0" wp14:anchorId="374837FA" wp14:editId="324EF45B">
              <wp:extent cx="5943600" cy="22834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83460"/>
                      </a:xfrm>
                      <a:prstGeom prst="rect">
                        <a:avLst/>
                      </a:prstGeom>
                    </pic:spPr>
                  </pic:pic>
                </a:graphicData>
              </a:graphic>
            </wp:inline>
          </w:drawing>
        </w:r>
      </w:ins>
    </w:p>
    <w:p w14:paraId="2A152198" w14:textId="77777777" w:rsidR="007211AC" w:rsidRDefault="007211AC" w:rsidP="007211AC">
      <w:pPr>
        <w:rPr>
          <w:ins w:id="908" w:author="Sudhanshu Satyam" w:date="2020-09-02T17:32:00Z"/>
        </w:rPr>
      </w:pPr>
    </w:p>
    <w:p w14:paraId="784F89EB" w14:textId="07B6858F" w:rsidR="007211AC" w:rsidRDefault="007211AC" w:rsidP="007211AC">
      <w:pPr>
        <w:rPr>
          <w:ins w:id="909" w:author="Sudhanshu Satyam" w:date="2020-09-02T17:28:00Z"/>
        </w:rPr>
      </w:pPr>
    </w:p>
    <w:p w14:paraId="720D3A59" w14:textId="6B5CB50A" w:rsidR="007211AC" w:rsidRDefault="007211AC">
      <w:pPr>
        <w:pStyle w:val="Heading2"/>
        <w:numPr>
          <w:ilvl w:val="0"/>
          <w:numId w:val="13"/>
        </w:numPr>
        <w:rPr>
          <w:ins w:id="910" w:author="Sudhanshu Satyam" w:date="2020-09-02T17:29:00Z"/>
        </w:rPr>
        <w:pPrChange w:id="911" w:author="Sudhanshu Satyam" w:date="2020-09-02T17:40:00Z">
          <w:pPr>
            <w:pStyle w:val="Heading2"/>
            <w:numPr>
              <w:numId w:val="6"/>
            </w:numPr>
            <w:ind w:left="360" w:hanging="360"/>
          </w:pPr>
        </w:pPrChange>
      </w:pPr>
      <w:bookmarkStart w:id="912" w:name="_Toc49964163"/>
      <w:ins w:id="913" w:author="Sudhanshu Satyam" w:date="2020-09-02T17:29:00Z">
        <w:r>
          <w:t>Dependency (Pom.xml) files</w:t>
        </w:r>
      </w:ins>
      <w:bookmarkEnd w:id="912"/>
      <w:ins w:id="914" w:author="Sudhanshu Satyam" w:date="2020-09-02T18:33:00Z">
        <w:r w:rsidR="007A4C0E">
          <w:t xml:space="preserve"> </w:t>
        </w:r>
      </w:ins>
    </w:p>
    <w:p w14:paraId="00845D4D" w14:textId="05B6F0A8" w:rsidR="007211AC" w:rsidRDefault="007211AC" w:rsidP="007211AC">
      <w:pPr>
        <w:pStyle w:val="ListParagraph"/>
        <w:rPr>
          <w:ins w:id="915" w:author="Sudhanshu Satyam" w:date="2020-09-02T17:29:00Z"/>
          <w:rFonts w:cstheme="minorHAnsi"/>
          <w:sz w:val="24"/>
          <w:szCs w:val="24"/>
        </w:rPr>
      </w:pPr>
      <w:ins w:id="916" w:author="Sudhanshu Satyam" w:date="2020-09-02T17:29:00Z">
        <w:r>
          <w:rPr>
            <w:rFonts w:cstheme="minorHAnsi"/>
            <w:sz w:val="24"/>
            <w:szCs w:val="24"/>
          </w:rPr>
          <w:t>By default, Spring Boot Create a pom.xml which contains all the dependency of Discovery-Client</w:t>
        </w:r>
      </w:ins>
      <w:ins w:id="917" w:author="Sudhanshu Satyam" w:date="2020-09-02T17:38:00Z">
        <w:r w:rsidR="0038409F">
          <w:rPr>
            <w:rFonts w:cstheme="minorHAnsi"/>
            <w:sz w:val="24"/>
            <w:szCs w:val="24"/>
          </w:rPr>
          <w:t xml:space="preserve"> &amp; Spring-web </w:t>
        </w:r>
      </w:ins>
      <w:ins w:id="918" w:author="Sudhanshu Satyam" w:date="2020-09-02T17:29:00Z">
        <w:r>
          <w:rPr>
            <w:rFonts w:cstheme="minorHAnsi"/>
            <w:sz w:val="24"/>
            <w:szCs w:val="24"/>
          </w:rPr>
          <w:t>Project.</w:t>
        </w:r>
      </w:ins>
    </w:p>
    <w:p w14:paraId="70FBF4EA" w14:textId="77777777" w:rsidR="007211AC" w:rsidRDefault="007211AC" w:rsidP="007211AC">
      <w:pPr>
        <w:pStyle w:val="ListParagraph"/>
        <w:rPr>
          <w:ins w:id="919" w:author="Sudhanshu Satyam" w:date="2020-09-02T17:29:00Z"/>
          <w:rFonts w:cstheme="minorHAnsi"/>
          <w:sz w:val="24"/>
          <w:szCs w:val="24"/>
        </w:rPr>
      </w:pPr>
      <w:ins w:id="920" w:author="Sudhanshu Satyam" w:date="2020-09-02T17:29:00Z">
        <w:r>
          <w:rPr>
            <w:rFonts w:cstheme="minorHAnsi"/>
            <w:sz w:val="24"/>
            <w:szCs w:val="24"/>
          </w:rPr>
          <w:t>Spring boot Actuator &amp; Spring boot Devtools are for monitoring the application.</w:t>
        </w:r>
      </w:ins>
    </w:p>
    <w:p w14:paraId="0CEF99B7" w14:textId="77777777" w:rsidR="007211AC" w:rsidRDefault="007211AC" w:rsidP="007211AC">
      <w:pPr>
        <w:pStyle w:val="ListParagraph"/>
        <w:rPr>
          <w:ins w:id="921" w:author="Sudhanshu Satyam" w:date="2020-09-02T17:29:00Z"/>
          <w:rFonts w:cstheme="minorHAnsi"/>
          <w:sz w:val="24"/>
          <w:szCs w:val="24"/>
        </w:rPr>
      </w:pPr>
      <w:ins w:id="922" w:author="Sudhanshu Satyam" w:date="2020-09-02T17:29:00Z">
        <w:r>
          <w:rPr>
            <w:rFonts w:cstheme="minorHAnsi"/>
            <w:sz w:val="24"/>
            <w:szCs w:val="24"/>
          </w:rPr>
          <w:t>Spring-Data JPA is added for database interaction.</w:t>
        </w:r>
      </w:ins>
    </w:p>
    <w:p w14:paraId="5EE8C54A" w14:textId="77777777" w:rsidR="007211AC" w:rsidRPr="00D54AA8" w:rsidRDefault="007211AC" w:rsidP="007211AC">
      <w:pPr>
        <w:pStyle w:val="ListParagraph"/>
        <w:rPr>
          <w:ins w:id="923" w:author="Sudhanshu Satyam" w:date="2020-09-02T17:29:00Z"/>
          <w:rFonts w:cstheme="minorHAnsi"/>
          <w:b/>
          <w:bCs/>
          <w:sz w:val="24"/>
          <w:szCs w:val="24"/>
        </w:rPr>
      </w:pPr>
      <w:ins w:id="924" w:author="Sudhanshu Satyam" w:date="2020-09-02T17:29:00Z">
        <w:r>
          <w:rPr>
            <w:rFonts w:cstheme="minorHAnsi"/>
            <w:sz w:val="24"/>
            <w:szCs w:val="24"/>
          </w:rPr>
          <w:t>H2-runtime is in-memory database.</w:t>
        </w:r>
      </w:ins>
    </w:p>
    <w:p w14:paraId="22E5907C" w14:textId="77777777" w:rsidR="007211AC" w:rsidRDefault="007211AC" w:rsidP="007211AC">
      <w:pPr>
        <w:pStyle w:val="ListParagraph"/>
        <w:rPr>
          <w:ins w:id="925" w:author="Sudhanshu Satyam" w:date="2020-09-02T17:29:00Z"/>
          <w:rFonts w:cstheme="minorHAnsi"/>
          <w:b/>
          <w:bCs/>
          <w:sz w:val="24"/>
          <w:szCs w:val="24"/>
        </w:rPr>
      </w:pPr>
    </w:p>
    <w:p w14:paraId="73360428" w14:textId="26F478F2" w:rsidR="007211AC" w:rsidRPr="00D06681" w:rsidRDefault="00D06681">
      <w:pPr>
        <w:pStyle w:val="ListParagraph"/>
        <w:rPr>
          <w:ins w:id="926" w:author="Sudhanshu Satyam" w:date="2020-09-02T17:29:00Z"/>
          <w:rFonts w:cstheme="minorHAnsi"/>
          <w:b/>
          <w:bCs/>
          <w:sz w:val="24"/>
          <w:szCs w:val="24"/>
          <w:rPrChange w:id="927" w:author="Sudhanshu Satyam" w:date="2020-09-02T17:39:00Z">
            <w:rPr>
              <w:ins w:id="928" w:author="Sudhanshu Satyam" w:date="2020-09-02T17:29:00Z"/>
            </w:rPr>
          </w:rPrChange>
        </w:rPr>
      </w:pPr>
      <w:ins w:id="929" w:author="Sudhanshu Satyam" w:date="2020-09-02T17:39:00Z">
        <w:r>
          <w:rPr>
            <w:noProof/>
          </w:rPr>
          <w:drawing>
            <wp:inline distT="0" distB="0" distL="0" distR="0" wp14:anchorId="1215B20A" wp14:editId="64469A29">
              <wp:extent cx="5943600" cy="17227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22755"/>
                      </a:xfrm>
                      <a:prstGeom prst="rect">
                        <a:avLst/>
                      </a:prstGeom>
                    </pic:spPr>
                  </pic:pic>
                </a:graphicData>
              </a:graphic>
            </wp:inline>
          </w:drawing>
        </w:r>
      </w:ins>
    </w:p>
    <w:p w14:paraId="7A4A617F" w14:textId="77777777" w:rsidR="007211AC" w:rsidRPr="007A7120" w:rsidRDefault="007211AC">
      <w:pPr>
        <w:pStyle w:val="Heading2"/>
        <w:numPr>
          <w:ilvl w:val="0"/>
          <w:numId w:val="13"/>
        </w:numPr>
        <w:rPr>
          <w:ins w:id="930" w:author="Sudhanshu Satyam" w:date="2020-09-02T17:29:00Z"/>
        </w:rPr>
        <w:pPrChange w:id="931" w:author="Sudhanshu Satyam" w:date="2020-09-02T17:40:00Z">
          <w:pPr>
            <w:pStyle w:val="Heading2"/>
            <w:numPr>
              <w:numId w:val="8"/>
            </w:numPr>
            <w:ind w:left="720" w:hanging="360"/>
          </w:pPr>
        </w:pPrChange>
      </w:pPr>
      <w:bookmarkStart w:id="932" w:name="_Toc49964164"/>
      <w:ins w:id="933" w:author="Sudhanshu Satyam" w:date="2020-09-02T17:29:00Z">
        <w:r>
          <w:t>Configuring properties with application.yml</w:t>
        </w:r>
        <w:bookmarkEnd w:id="932"/>
      </w:ins>
    </w:p>
    <w:p w14:paraId="128B45CB" w14:textId="5035A0F1" w:rsidR="007211AC" w:rsidRDefault="007211AC" w:rsidP="007211AC">
      <w:pPr>
        <w:ind w:left="720"/>
        <w:rPr>
          <w:ins w:id="934" w:author="Sudhanshu Satyam" w:date="2020-09-02T17:41:00Z"/>
          <w:rFonts w:cstheme="minorHAnsi"/>
          <w:sz w:val="24"/>
          <w:szCs w:val="24"/>
        </w:rPr>
      </w:pPr>
      <w:ins w:id="935" w:author="Sudhanshu Satyam" w:date="2020-09-02T17:29:00Z">
        <w:r w:rsidRPr="00D54AA8">
          <w:rPr>
            <w:rFonts w:cstheme="minorHAnsi"/>
            <w:sz w:val="24"/>
            <w:szCs w:val="24"/>
          </w:rPr>
          <w:t xml:space="preserve">Now </w:t>
        </w:r>
        <w:r>
          <w:rPr>
            <w:rFonts w:cstheme="minorHAnsi"/>
            <w:sz w:val="24"/>
            <w:szCs w:val="24"/>
          </w:rPr>
          <w:t>, We have to configure Discovery Client properties to register with Eureka Server by creating application.yml file in resource directory(/src/main/resources). This file contains server port and registry-related configuration as show below:</w:t>
        </w:r>
      </w:ins>
    </w:p>
    <w:p w14:paraId="346C1B49" w14:textId="1CC1A302" w:rsidR="006679F7" w:rsidRDefault="006679F7" w:rsidP="007211AC">
      <w:pPr>
        <w:ind w:left="720"/>
        <w:rPr>
          <w:ins w:id="936" w:author="Sudhanshu Satyam" w:date="2020-09-02T17:41:00Z"/>
          <w:rFonts w:cstheme="minorHAnsi"/>
          <w:sz w:val="24"/>
          <w:szCs w:val="24"/>
        </w:rPr>
      </w:pPr>
      <w:ins w:id="937" w:author="Sudhanshu Satyam" w:date="2020-09-02T17:41:00Z">
        <w:r>
          <w:rPr>
            <w:noProof/>
          </w:rPr>
          <w:lastRenderedPageBreak/>
          <w:drawing>
            <wp:inline distT="0" distB="0" distL="0" distR="0" wp14:anchorId="145E6078" wp14:editId="0193C38D">
              <wp:extent cx="5943600" cy="2349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49500"/>
                      </a:xfrm>
                      <a:prstGeom prst="rect">
                        <a:avLst/>
                      </a:prstGeom>
                    </pic:spPr>
                  </pic:pic>
                </a:graphicData>
              </a:graphic>
            </wp:inline>
          </w:drawing>
        </w:r>
      </w:ins>
    </w:p>
    <w:p w14:paraId="4B9752B4" w14:textId="77777777" w:rsidR="006679F7" w:rsidRDefault="006679F7" w:rsidP="007211AC">
      <w:pPr>
        <w:ind w:left="720"/>
        <w:rPr>
          <w:ins w:id="938" w:author="Sudhanshu Satyam" w:date="2020-09-02T17:29:00Z"/>
          <w:rFonts w:cstheme="minorHAnsi"/>
          <w:sz w:val="24"/>
          <w:szCs w:val="24"/>
        </w:rPr>
      </w:pPr>
    </w:p>
    <w:p w14:paraId="70C2EB12" w14:textId="77777777" w:rsidR="007211AC" w:rsidRPr="007A7120" w:rsidRDefault="007211AC">
      <w:pPr>
        <w:pStyle w:val="Heading2"/>
        <w:numPr>
          <w:ilvl w:val="0"/>
          <w:numId w:val="13"/>
        </w:numPr>
        <w:rPr>
          <w:ins w:id="939" w:author="Sudhanshu Satyam" w:date="2020-09-02T17:29:00Z"/>
        </w:rPr>
        <w:pPrChange w:id="940" w:author="Sudhanshu Satyam" w:date="2020-09-02T17:40:00Z">
          <w:pPr>
            <w:pStyle w:val="Heading2"/>
            <w:numPr>
              <w:numId w:val="8"/>
            </w:numPr>
            <w:ind w:left="720" w:hanging="360"/>
          </w:pPr>
        </w:pPrChange>
      </w:pPr>
      <w:bookmarkStart w:id="941" w:name="_Toc49964165"/>
      <w:ins w:id="942" w:author="Sudhanshu Satyam" w:date="2020-09-02T17:29:00Z">
        <w:r w:rsidRPr="007A7120">
          <w:t>Implement Rest Resources</w:t>
        </w:r>
        <w:bookmarkEnd w:id="941"/>
      </w:ins>
    </w:p>
    <w:p w14:paraId="00C11471" w14:textId="77777777" w:rsidR="007211AC" w:rsidRDefault="007211AC" w:rsidP="007211AC">
      <w:pPr>
        <w:ind w:left="720"/>
        <w:rPr>
          <w:ins w:id="943" w:author="Sudhanshu Satyam" w:date="2020-09-02T17:29:00Z"/>
          <w:rFonts w:cstheme="minorHAnsi"/>
          <w:sz w:val="24"/>
          <w:szCs w:val="24"/>
        </w:rPr>
      </w:pPr>
      <w:ins w:id="944" w:author="Sudhanshu Satyam" w:date="2020-09-02T17:29:00Z">
        <w:r>
          <w:rPr>
            <w:rFonts w:cstheme="minorHAnsi"/>
            <w:sz w:val="24"/>
            <w:szCs w:val="24"/>
          </w:rPr>
          <w:t xml:space="preserve">This service implements </w:t>
        </w:r>
        <w:r w:rsidRPr="00D54AA8">
          <w:rPr>
            <w:rFonts w:cstheme="minorHAnsi"/>
            <w:sz w:val="24"/>
            <w:szCs w:val="24"/>
          </w:rPr>
          <w:t xml:space="preserve">REST </w:t>
        </w:r>
        <w:r>
          <w:rPr>
            <w:rFonts w:cstheme="minorHAnsi"/>
            <w:sz w:val="24"/>
            <w:szCs w:val="24"/>
          </w:rPr>
          <w:t>resource</w:t>
        </w:r>
        <w:r w:rsidRPr="00D54AA8">
          <w:rPr>
            <w:rFonts w:cstheme="minorHAnsi"/>
            <w:sz w:val="24"/>
            <w:szCs w:val="24"/>
          </w:rPr>
          <w:t xml:space="preserve"> using Spring</w:t>
        </w:r>
        <w:r>
          <w:rPr>
            <w:rFonts w:cstheme="minorHAnsi"/>
            <w:sz w:val="24"/>
            <w:szCs w:val="24"/>
          </w:rPr>
          <w:t xml:space="preserve"> boot</w:t>
        </w:r>
        <w:r w:rsidRPr="00D54AA8">
          <w:rPr>
            <w:rFonts w:cstheme="minorHAnsi"/>
            <w:sz w:val="24"/>
            <w:szCs w:val="24"/>
          </w:rPr>
          <w:t>.</w:t>
        </w:r>
        <w:r>
          <w:rPr>
            <w:rFonts w:cstheme="minorHAnsi"/>
            <w:sz w:val="24"/>
            <w:szCs w:val="24"/>
          </w:rPr>
          <w:t xml:space="preserve"> It </w:t>
        </w:r>
        <w:r w:rsidRPr="00D54AA8">
          <w:rPr>
            <w:rFonts w:cstheme="minorHAnsi"/>
            <w:sz w:val="24"/>
            <w:szCs w:val="24"/>
          </w:rPr>
          <w:t>accept JSON requests and respond back with JSON responses</w:t>
        </w:r>
        <w:r>
          <w:rPr>
            <w:rFonts w:cstheme="minorHAnsi"/>
            <w:sz w:val="24"/>
            <w:szCs w:val="24"/>
          </w:rPr>
          <w:t>.</w:t>
        </w:r>
      </w:ins>
    </w:p>
    <w:p w14:paraId="0A39F31E" w14:textId="2B439462" w:rsidR="007211AC" w:rsidRDefault="00DE3199" w:rsidP="007211AC">
      <w:pPr>
        <w:pStyle w:val="ListParagraph"/>
        <w:rPr>
          <w:ins w:id="945" w:author="Sudhanshu Satyam" w:date="2020-09-02T17:29:00Z"/>
          <w:rFonts w:cstheme="minorHAnsi"/>
          <w:b/>
          <w:bCs/>
          <w:sz w:val="24"/>
          <w:szCs w:val="24"/>
        </w:rPr>
      </w:pPr>
      <w:ins w:id="946" w:author="Sudhanshu Satyam" w:date="2020-09-02T17:42:00Z">
        <w:r>
          <w:rPr>
            <w:noProof/>
          </w:rPr>
          <w:drawing>
            <wp:inline distT="0" distB="0" distL="0" distR="0" wp14:anchorId="5AA04725" wp14:editId="294C5B75">
              <wp:extent cx="5943600" cy="22517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51710"/>
                      </a:xfrm>
                      <a:prstGeom prst="rect">
                        <a:avLst/>
                      </a:prstGeom>
                    </pic:spPr>
                  </pic:pic>
                </a:graphicData>
              </a:graphic>
            </wp:inline>
          </w:drawing>
        </w:r>
      </w:ins>
    </w:p>
    <w:p w14:paraId="6C3084FD" w14:textId="77777777" w:rsidR="007211AC" w:rsidRDefault="007211AC" w:rsidP="007211AC">
      <w:pPr>
        <w:pStyle w:val="ListParagraph"/>
        <w:rPr>
          <w:ins w:id="947" w:author="Sudhanshu Satyam" w:date="2020-09-02T17:29:00Z"/>
          <w:rFonts w:cstheme="minorHAnsi"/>
          <w:b/>
          <w:bCs/>
          <w:sz w:val="24"/>
          <w:szCs w:val="24"/>
        </w:rPr>
      </w:pPr>
    </w:p>
    <w:p w14:paraId="1C6AC101" w14:textId="77777777" w:rsidR="007211AC" w:rsidRPr="00B551E8" w:rsidRDefault="007211AC" w:rsidP="007211AC">
      <w:pPr>
        <w:ind w:left="720"/>
        <w:rPr>
          <w:ins w:id="948" w:author="Sudhanshu Satyam" w:date="2020-09-02T17:29:00Z"/>
          <w:rFonts w:cstheme="minorHAnsi"/>
          <w:sz w:val="24"/>
          <w:szCs w:val="24"/>
        </w:rPr>
      </w:pPr>
      <w:ins w:id="949" w:author="Sudhanshu Satyam" w:date="2020-09-02T17:29:00Z">
        <w:r w:rsidRPr="0036347E">
          <w:rPr>
            <w:rFonts w:cstheme="minorHAnsi"/>
            <w:b/>
            <w:bCs/>
            <w:sz w:val="24"/>
            <w:szCs w:val="24"/>
          </w:rPr>
          <w:t>@RestController:</w:t>
        </w:r>
        <w:r w:rsidRPr="0036347E">
          <w:rPr>
            <w:rFonts w:cstheme="minorHAnsi"/>
            <w:sz w:val="24"/>
            <w:szCs w:val="24"/>
          </w:rPr>
          <w:t xml:space="preserve"> this annotation marks the class as a Resource, it defines implicitly both @Controller and @ResponseBody MVC annotations, when annotating a class with @RestController, it's not necessary to write @ResponseBody beside the POJO classes returned from your methods</w:t>
        </w:r>
        <w:r>
          <w:rPr>
            <w:rFonts w:cstheme="minorHAnsi"/>
            <w:sz w:val="24"/>
            <w:szCs w:val="24"/>
          </w:rPr>
          <w:t>.</w:t>
        </w:r>
      </w:ins>
    </w:p>
    <w:p w14:paraId="467B1290" w14:textId="73DD57D8" w:rsidR="007211AC" w:rsidRDefault="00DE3199" w:rsidP="007211AC">
      <w:pPr>
        <w:pStyle w:val="ListParagraph"/>
        <w:rPr>
          <w:ins w:id="950" w:author="Sudhanshu Satyam" w:date="2020-09-02T17:29:00Z"/>
          <w:rFonts w:cstheme="minorHAnsi"/>
          <w:b/>
          <w:bCs/>
          <w:sz w:val="24"/>
          <w:szCs w:val="24"/>
        </w:rPr>
      </w:pPr>
      <w:ins w:id="951" w:author="Sudhanshu Satyam" w:date="2020-09-02T17:43:00Z">
        <w:r>
          <w:rPr>
            <w:noProof/>
          </w:rPr>
          <w:lastRenderedPageBreak/>
          <w:drawing>
            <wp:inline distT="0" distB="0" distL="0" distR="0" wp14:anchorId="0D7FEC0A" wp14:editId="062FD0D7">
              <wp:extent cx="5943600" cy="290639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06395"/>
                      </a:xfrm>
                      <a:prstGeom prst="rect">
                        <a:avLst/>
                      </a:prstGeom>
                    </pic:spPr>
                  </pic:pic>
                </a:graphicData>
              </a:graphic>
            </wp:inline>
          </w:drawing>
        </w:r>
      </w:ins>
    </w:p>
    <w:p w14:paraId="7A83F7EC" w14:textId="77777777" w:rsidR="007211AC" w:rsidRDefault="007211AC" w:rsidP="007211AC">
      <w:pPr>
        <w:pStyle w:val="ListParagraph"/>
        <w:rPr>
          <w:ins w:id="952" w:author="Sudhanshu Satyam" w:date="2020-09-02T17:29:00Z"/>
          <w:rFonts w:cstheme="minorHAnsi"/>
          <w:b/>
          <w:bCs/>
          <w:sz w:val="24"/>
          <w:szCs w:val="24"/>
        </w:rPr>
      </w:pPr>
    </w:p>
    <w:p w14:paraId="71FB8AF5" w14:textId="77777777" w:rsidR="007211AC" w:rsidRDefault="007211AC" w:rsidP="007211AC">
      <w:pPr>
        <w:pStyle w:val="ListParagraph"/>
        <w:rPr>
          <w:ins w:id="953" w:author="Sudhanshu Satyam" w:date="2020-09-02T17:29:00Z"/>
          <w:rFonts w:cstheme="minorHAnsi"/>
          <w:sz w:val="24"/>
          <w:szCs w:val="24"/>
        </w:rPr>
      </w:pPr>
      <w:ins w:id="954" w:author="Sudhanshu Satyam" w:date="2020-09-02T17:29:00Z">
        <w:r>
          <w:rPr>
            <w:rFonts w:cstheme="minorHAnsi"/>
            <w:sz w:val="24"/>
            <w:szCs w:val="24"/>
          </w:rPr>
          <w:t xml:space="preserve">This Java class serves as service layer that interacts with Repository/Dao to query databases. </w:t>
        </w:r>
      </w:ins>
    </w:p>
    <w:p w14:paraId="5A0ECDD1" w14:textId="77777777" w:rsidR="007211AC" w:rsidRPr="00B551E8" w:rsidRDefault="007211AC" w:rsidP="007211AC">
      <w:pPr>
        <w:pStyle w:val="ListParagraph"/>
        <w:rPr>
          <w:ins w:id="955" w:author="Sudhanshu Satyam" w:date="2020-09-02T17:29:00Z"/>
          <w:rFonts w:cstheme="minorHAnsi"/>
          <w:sz w:val="24"/>
          <w:szCs w:val="24"/>
        </w:rPr>
      </w:pPr>
      <w:ins w:id="956" w:author="Sudhanshu Satyam" w:date="2020-09-02T17:29:00Z">
        <w:r>
          <w:rPr>
            <w:rFonts w:cstheme="minorHAnsi"/>
            <w:sz w:val="24"/>
            <w:szCs w:val="24"/>
          </w:rPr>
          <w:t>Annotated with @Service and @Repository simultaneously. This class is mainly designed for performing CRUD operations on database.</w:t>
        </w:r>
      </w:ins>
    </w:p>
    <w:p w14:paraId="04FAABAA" w14:textId="3AB4640C" w:rsidR="007211AC" w:rsidRDefault="00C91E1F" w:rsidP="007211AC">
      <w:pPr>
        <w:pStyle w:val="ListParagraph"/>
        <w:rPr>
          <w:ins w:id="957" w:author="Sudhanshu Satyam" w:date="2020-09-02T17:29:00Z"/>
          <w:rFonts w:cstheme="minorHAnsi"/>
          <w:b/>
          <w:bCs/>
          <w:sz w:val="24"/>
          <w:szCs w:val="24"/>
        </w:rPr>
      </w:pPr>
      <w:ins w:id="958" w:author="Sudhanshu Satyam" w:date="2020-09-02T17:44:00Z">
        <w:r>
          <w:rPr>
            <w:noProof/>
          </w:rPr>
          <w:drawing>
            <wp:inline distT="0" distB="0" distL="0" distR="0" wp14:anchorId="356F00CB" wp14:editId="01E04506">
              <wp:extent cx="5943600" cy="27406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40660"/>
                      </a:xfrm>
                      <a:prstGeom prst="rect">
                        <a:avLst/>
                      </a:prstGeom>
                    </pic:spPr>
                  </pic:pic>
                </a:graphicData>
              </a:graphic>
            </wp:inline>
          </w:drawing>
        </w:r>
      </w:ins>
    </w:p>
    <w:p w14:paraId="1F9838FB" w14:textId="2672F45E" w:rsidR="007211AC" w:rsidRDefault="007211AC" w:rsidP="007211AC">
      <w:pPr>
        <w:pStyle w:val="ListParagraph"/>
        <w:rPr>
          <w:ins w:id="959" w:author="Sudhanshu Satyam" w:date="2020-09-02T17:29:00Z"/>
          <w:rFonts w:cstheme="minorHAnsi"/>
          <w:b/>
          <w:bCs/>
          <w:sz w:val="24"/>
          <w:szCs w:val="24"/>
        </w:rPr>
      </w:pPr>
    </w:p>
    <w:p w14:paraId="241A72E2" w14:textId="7010E73B" w:rsidR="007211AC" w:rsidRPr="00C91E1F" w:rsidRDefault="00C91E1F">
      <w:pPr>
        <w:rPr>
          <w:ins w:id="960" w:author="Sudhanshu Satyam" w:date="2020-09-02T17:23:00Z"/>
          <w:rFonts w:cstheme="minorHAnsi"/>
          <w:b/>
          <w:bCs/>
          <w:sz w:val="24"/>
          <w:szCs w:val="24"/>
          <w:rPrChange w:id="961" w:author="Sudhanshu Satyam" w:date="2020-09-02T17:45:00Z">
            <w:rPr>
              <w:ins w:id="962" w:author="Sudhanshu Satyam" w:date="2020-09-02T17:23:00Z"/>
            </w:rPr>
          </w:rPrChange>
        </w:rPr>
        <w:pPrChange w:id="963" w:author="Sudhanshu Satyam" w:date="2020-09-02T17:45:00Z">
          <w:pPr>
            <w:pStyle w:val="Heading1"/>
          </w:pPr>
        </w:pPrChange>
      </w:pPr>
      <w:ins w:id="964" w:author="Sudhanshu Satyam" w:date="2020-09-02T17:45:00Z">
        <w:r>
          <w:rPr>
            <w:noProof/>
          </w:rPr>
          <w:lastRenderedPageBreak/>
          <w:drawing>
            <wp:inline distT="0" distB="0" distL="0" distR="0" wp14:anchorId="5383A497" wp14:editId="3068A272">
              <wp:extent cx="5943600" cy="21189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18995"/>
                      </a:xfrm>
                      <a:prstGeom prst="rect">
                        <a:avLst/>
                      </a:prstGeom>
                    </pic:spPr>
                  </pic:pic>
                </a:graphicData>
              </a:graphic>
            </wp:inline>
          </w:drawing>
        </w:r>
      </w:ins>
    </w:p>
    <w:p w14:paraId="39118F39" w14:textId="454FCAAB" w:rsidR="00DE5060" w:rsidRDefault="00DE5060">
      <w:pPr>
        <w:pStyle w:val="Heading1"/>
        <w:rPr>
          <w:ins w:id="965" w:author="Sudhanshu Satyam" w:date="2020-09-02T18:06:00Z"/>
        </w:rPr>
      </w:pPr>
      <w:bookmarkStart w:id="966" w:name="_Toc49964166"/>
      <w:ins w:id="967" w:author="Sudhanshu Satyam" w:date="2020-09-02T18:05:00Z">
        <w:r>
          <w:t>Create API-Gateway(Zuul-Proxy)</w:t>
        </w:r>
      </w:ins>
      <w:bookmarkEnd w:id="966"/>
    </w:p>
    <w:p w14:paraId="1630BC72" w14:textId="59E7E87A" w:rsidR="00DE5060" w:rsidRDefault="00DE5060">
      <w:pPr>
        <w:pStyle w:val="Heading2"/>
        <w:numPr>
          <w:ilvl w:val="0"/>
          <w:numId w:val="15"/>
        </w:numPr>
        <w:rPr>
          <w:ins w:id="968" w:author="Sudhanshu Satyam" w:date="2020-09-02T18:07:00Z"/>
        </w:rPr>
        <w:pPrChange w:id="969" w:author="Sudhanshu Satyam" w:date="2020-09-02T18:07:00Z">
          <w:pPr>
            <w:pStyle w:val="Heading2"/>
            <w:numPr>
              <w:numId w:val="13"/>
            </w:numPr>
            <w:ind w:left="720" w:hanging="360"/>
          </w:pPr>
        </w:pPrChange>
      </w:pPr>
      <w:bookmarkStart w:id="970" w:name="_Toc49964167"/>
      <w:ins w:id="971" w:author="Sudhanshu Satyam" w:date="2020-09-02T18:07:00Z">
        <w:r w:rsidRPr="009E47F8">
          <w:t>Create a Spring Starter Project</w:t>
        </w:r>
      </w:ins>
      <w:bookmarkEnd w:id="970"/>
      <w:ins w:id="972" w:author="Sudhanshu Satyam" w:date="2020-09-02T18:34:00Z">
        <w:r w:rsidR="007A4C0E">
          <w:t xml:space="preserve"> </w:t>
        </w:r>
      </w:ins>
    </w:p>
    <w:p w14:paraId="66BA0BBF" w14:textId="425E0F35" w:rsidR="00DE5060" w:rsidRDefault="00DE5060" w:rsidP="00DE5060">
      <w:pPr>
        <w:ind w:left="360"/>
        <w:rPr>
          <w:ins w:id="973" w:author="Sudhanshu Satyam" w:date="2020-09-02T18:07:00Z"/>
        </w:rPr>
      </w:pPr>
      <w:ins w:id="974" w:author="Sudhanshu Satyam" w:date="2020-09-02T18:07:00Z">
        <w:r>
          <w:t xml:space="preserve">Create a Spring Starter project and name your project </w:t>
        </w:r>
        <w:r w:rsidR="008501BE">
          <w:t>zuul</w:t>
        </w:r>
        <w:r>
          <w:t xml:space="preserve">-service. </w:t>
        </w:r>
      </w:ins>
    </w:p>
    <w:p w14:paraId="0A619048" w14:textId="77777777" w:rsidR="00DE5060" w:rsidRPr="00B551E8" w:rsidRDefault="00DE5060" w:rsidP="00DE5060">
      <w:pPr>
        <w:ind w:left="360"/>
        <w:rPr>
          <w:ins w:id="975" w:author="Sudhanshu Satyam" w:date="2020-09-02T18:07:00Z"/>
        </w:rPr>
      </w:pPr>
      <w:ins w:id="976" w:author="Sudhanshu Satyam" w:date="2020-09-02T18:07:00Z">
        <w:r>
          <w:t>Add maven &amp; maven-dependencies to create your Micro service as shown in Screen shot below:</w:t>
        </w:r>
        <w:r w:rsidRPr="009E47F8">
          <w:rPr>
            <w:noProof/>
          </w:rPr>
          <w:t xml:space="preserve"> </w:t>
        </w:r>
      </w:ins>
    </w:p>
    <w:p w14:paraId="5BE8D13A" w14:textId="129DAFD6" w:rsidR="00DE5060" w:rsidRPr="00B551E8" w:rsidRDefault="008501BE" w:rsidP="00DE5060">
      <w:pPr>
        <w:rPr>
          <w:ins w:id="977" w:author="Sudhanshu Satyam" w:date="2020-09-02T18:07:00Z"/>
          <w:rFonts w:cstheme="minorHAnsi"/>
          <w:sz w:val="24"/>
          <w:szCs w:val="24"/>
        </w:rPr>
      </w:pPr>
      <w:ins w:id="978" w:author="Sudhanshu Satyam" w:date="2020-09-02T18:08:00Z">
        <w:r>
          <w:rPr>
            <w:noProof/>
          </w:rPr>
          <w:lastRenderedPageBreak/>
          <w:drawing>
            <wp:inline distT="0" distB="0" distL="0" distR="0" wp14:anchorId="466F4F87" wp14:editId="341113CC">
              <wp:extent cx="5943600" cy="53930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393055"/>
                      </a:xfrm>
                      <a:prstGeom prst="rect">
                        <a:avLst/>
                      </a:prstGeom>
                    </pic:spPr>
                  </pic:pic>
                </a:graphicData>
              </a:graphic>
            </wp:inline>
          </w:drawing>
        </w:r>
      </w:ins>
    </w:p>
    <w:p w14:paraId="0DAF8B52" w14:textId="77777777" w:rsidR="00DE5060" w:rsidRPr="003F77A8" w:rsidRDefault="00DE5060" w:rsidP="00DE5060">
      <w:pPr>
        <w:rPr>
          <w:ins w:id="979" w:author="Sudhanshu Satyam" w:date="2020-09-02T18:07:00Z"/>
          <w:rFonts w:cstheme="minorHAnsi"/>
          <w:sz w:val="24"/>
          <w:szCs w:val="24"/>
        </w:rPr>
      </w:pPr>
    </w:p>
    <w:p w14:paraId="228075D3" w14:textId="7AF94AFC" w:rsidR="00DE5060" w:rsidRDefault="00DE5060">
      <w:pPr>
        <w:pStyle w:val="Heading2"/>
        <w:numPr>
          <w:ilvl w:val="0"/>
          <w:numId w:val="15"/>
        </w:numPr>
        <w:rPr>
          <w:ins w:id="980" w:author="Sudhanshu Satyam" w:date="2020-09-02T18:07:00Z"/>
        </w:rPr>
        <w:pPrChange w:id="981" w:author="Sudhanshu Satyam" w:date="2020-09-02T18:07:00Z">
          <w:pPr>
            <w:pStyle w:val="Heading2"/>
            <w:numPr>
              <w:numId w:val="13"/>
            </w:numPr>
            <w:ind w:left="720" w:hanging="360"/>
          </w:pPr>
        </w:pPrChange>
      </w:pPr>
      <w:bookmarkStart w:id="982" w:name="_Toc49964168"/>
      <w:ins w:id="983" w:author="Sudhanshu Satyam" w:date="2020-09-02T18:07:00Z">
        <w:r>
          <w:t>Default Package &amp; Class</w:t>
        </w:r>
      </w:ins>
      <w:bookmarkEnd w:id="982"/>
      <w:ins w:id="984" w:author="Sudhanshu Satyam" w:date="2020-09-02T18:34:00Z">
        <w:r w:rsidR="007A4C0E">
          <w:t xml:space="preserve"> </w:t>
        </w:r>
      </w:ins>
    </w:p>
    <w:p w14:paraId="3534D97F" w14:textId="77777777" w:rsidR="00DE5060" w:rsidRDefault="00DE5060" w:rsidP="00DE5060">
      <w:pPr>
        <w:pStyle w:val="ListParagraph"/>
        <w:rPr>
          <w:ins w:id="985" w:author="Sudhanshu Satyam" w:date="2020-09-02T18:07:00Z"/>
          <w:rFonts w:cstheme="minorHAnsi"/>
          <w:sz w:val="24"/>
          <w:szCs w:val="24"/>
        </w:rPr>
      </w:pPr>
      <w:ins w:id="986" w:author="Sudhanshu Satyam" w:date="2020-09-02T18:07:00Z">
        <w:r>
          <w:t xml:space="preserve"> </w:t>
        </w:r>
        <w:r>
          <w:rPr>
            <w:rFonts w:cstheme="minorHAnsi"/>
            <w:sz w:val="24"/>
            <w:szCs w:val="24"/>
          </w:rPr>
          <w:t>By Default, the project will create a package and one spring boot class which is entry point of spring boot project. Annotate Spring boot main class to include following features :</w:t>
        </w:r>
      </w:ins>
    </w:p>
    <w:p w14:paraId="4788BFAB" w14:textId="77777777" w:rsidR="00DE5060" w:rsidRDefault="00DE5060" w:rsidP="00DE5060">
      <w:pPr>
        <w:pStyle w:val="ListParagraph"/>
        <w:numPr>
          <w:ilvl w:val="0"/>
          <w:numId w:val="7"/>
        </w:numPr>
        <w:rPr>
          <w:ins w:id="987" w:author="Sudhanshu Satyam" w:date="2020-09-02T18:07:00Z"/>
          <w:rFonts w:ascii="Consolas" w:hAnsi="Consolas" w:cs="Consolas"/>
          <w:color w:val="646464"/>
          <w:sz w:val="20"/>
          <w:szCs w:val="20"/>
          <w:shd w:val="clear" w:color="auto" w:fill="E8F2FE"/>
          <w:lang w:val="en-IN"/>
        </w:rPr>
      </w:pPr>
      <w:ins w:id="988" w:author="Sudhanshu Satyam" w:date="2020-09-02T18:07:00Z">
        <w:r w:rsidRPr="004414DF">
          <w:rPr>
            <w:rFonts w:ascii="Consolas" w:hAnsi="Consolas" w:cs="Consolas"/>
            <w:color w:val="646464"/>
            <w:sz w:val="20"/>
            <w:szCs w:val="20"/>
            <w:shd w:val="clear" w:color="auto" w:fill="E8F2FE"/>
            <w:lang w:val="en-IN"/>
          </w:rPr>
          <w:t xml:space="preserve"> </w:t>
        </w:r>
        <w:r>
          <w:rPr>
            <w:rFonts w:ascii="Consolas" w:hAnsi="Consolas" w:cs="Consolas"/>
            <w:color w:val="646464"/>
            <w:sz w:val="20"/>
            <w:szCs w:val="20"/>
            <w:shd w:val="clear" w:color="auto" w:fill="E8F2FE"/>
            <w:lang w:val="en-IN"/>
          </w:rPr>
          <w:t xml:space="preserve">@EnableEurekaClient – This annotation registers Java class as discovery  </w:t>
        </w:r>
      </w:ins>
    </w:p>
    <w:p w14:paraId="642DD77D" w14:textId="69401ABC" w:rsidR="00DE5060" w:rsidRDefault="00DE5060" w:rsidP="00DE5060">
      <w:pPr>
        <w:pStyle w:val="ListParagraph"/>
        <w:ind w:left="1440"/>
        <w:rPr>
          <w:ins w:id="989" w:author="Sudhanshu Satyam" w:date="2020-09-02T18:09:00Z"/>
          <w:rFonts w:ascii="Consolas" w:hAnsi="Consolas" w:cs="Consolas"/>
          <w:color w:val="646464"/>
          <w:sz w:val="20"/>
          <w:szCs w:val="20"/>
          <w:shd w:val="clear" w:color="auto" w:fill="E8F2FE"/>
          <w:lang w:val="en-IN"/>
        </w:rPr>
      </w:pPr>
      <w:ins w:id="990" w:author="Sudhanshu Satyam" w:date="2020-09-02T18:07:00Z">
        <w:r>
          <w:rPr>
            <w:rFonts w:ascii="Consolas" w:hAnsi="Consolas" w:cs="Consolas"/>
            <w:color w:val="646464"/>
            <w:sz w:val="20"/>
            <w:szCs w:val="20"/>
            <w:shd w:val="clear" w:color="auto" w:fill="E8F2FE"/>
            <w:lang w:val="en-IN"/>
          </w:rPr>
          <w:t xml:space="preserve"> client </w:t>
        </w:r>
        <w:r w:rsidRPr="00B551E8">
          <w:rPr>
            <w:rFonts w:ascii="Consolas" w:hAnsi="Consolas" w:cs="Consolas"/>
            <w:color w:val="646464"/>
            <w:sz w:val="20"/>
            <w:szCs w:val="20"/>
            <w:shd w:val="clear" w:color="auto" w:fill="E8F2FE"/>
            <w:lang w:val="en-IN"/>
          </w:rPr>
          <w:t>with Eureka Server.</w:t>
        </w:r>
      </w:ins>
    </w:p>
    <w:p w14:paraId="5B4E7FA1" w14:textId="7824E1E3" w:rsidR="008501BE" w:rsidRDefault="008501BE" w:rsidP="008501BE">
      <w:pPr>
        <w:pStyle w:val="ListParagraph"/>
        <w:numPr>
          <w:ilvl w:val="0"/>
          <w:numId w:val="7"/>
        </w:numPr>
        <w:rPr>
          <w:ins w:id="991" w:author="Sudhanshu Satyam" w:date="2020-09-02T18:11:00Z"/>
          <w:rFonts w:ascii="Consolas" w:hAnsi="Consolas" w:cs="Consolas"/>
          <w:color w:val="646464"/>
          <w:sz w:val="20"/>
          <w:szCs w:val="20"/>
          <w:shd w:val="clear" w:color="auto" w:fill="E8F2FE"/>
          <w:lang w:val="en-IN"/>
        </w:rPr>
      </w:pPr>
      <w:ins w:id="992" w:author="Sudhanshu Satyam" w:date="2020-09-02T18:09:00Z">
        <w:r>
          <w:rPr>
            <w:rFonts w:ascii="Consolas" w:hAnsi="Consolas" w:cs="Consolas"/>
            <w:color w:val="646464"/>
            <w:sz w:val="20"/>
            <w:szCs w:val="20"/>
            <w:shd w:val="clear" w:color="auto" w:fill="E8F2FE"/>
            <w:lang w:val="en-IN"/>
          </w:rPr>
          <w:t>@EnableZuulProxy – This annotation</w:t>
        </w:r>
      </w:ins>
      <w:ins w:id="993" w:author="Sudhanshu Satyam" w:date="2020-09-02T18:10:00Z">
        <w:r>
          <w:rPr>
            <w:rFonts w:ascii="Consolas" w:hAnsi="Consolas" w:cs="Consolas"/>
            <w:color w:val="646464"/>
            <w:sz w:val="20"/>
            <w:szCs w:val="20"/>
            <w:shd w:val="clear" w:color="auto" w:fill="E8F2FE"/>
            <w:lang w:val="en-IN"/>
          </w:rPr>
          <w:t xml:space="preserve"> registers Java class as api-gateway and serves as proxy server for application.</w:t>
        </w:r>
      </w:ins>
    </w:p>
    <w:p w14:paraId="39FAC125" w14:textId="4D434CDA" w:rsidR="008501BE" w:rsidRPr="008501BE" w:rsidRDefault="008501BE">
      <w:pPr>
        <w:pStyle w:val="ListParagraph"/>
        <w:numPr>
          <w:ilvl w:val="0"/>
          <w:numId w:val="7"/>
        </w:numPr>
        <w:rPr>
          <w:ins w:id="994" w:author="Sudhanshu Satyam" w:date="2020-09-02T18:07:00Z"/>
          <w:rFonts w:ascii="Consolas" w:hAnsi="Consolas" w:cs="Consolas"/>
          <w:color w:val="646464"/>
          <w:sz w:val="20"/>
          <w:szCs w:val="20"/>
          <w:shd w:val="clear" w:color="auto" w:fill="E8F2FE"/>
          <w:lang w:val="en-IN"/>
          <w:rPrChange w:id="995" w:author="Sudhanshu Satyam" w:date="2020-09-02T18:09:00Z">
            <w:rPr>
              <w:ins w:id="996" w:author="Sudhanshu Satyam" w:date="2020-09-02T18:07:00Z"/>
              <w:shd w:val="clear" w:color="auto" w:fill="E8F2FE"/>
              <w:lang w:val="en-IN"/>
            </w:rPr>
          </w:rPrChange>
        </w:rPr>
        <w:pPrChange w:id="997" w:author="Sudhanshu Satyam" w:date="2020-09-02T18:09:00Z">
          <w:pPr>
            <w:pStyle w:val="ListParagraph"/>
            <w:ind w:left="1440"/>
          </w:pPr>
        </w:pPrChange>
      </w:pPr>
      <w:ins w:id="998" w:author="Sudhanshu Satyam" w:date="2020-09-02T18:11:00Z">
        <w:r>
          <w:rPr>
            <w:rFonts w:ascii="Consolas" w:hAnsi="Consolas" w:cs="Consolas"/>
            <w:color w:val="646464"/>
            <w:sz w:val="20"/>
            <w:szCs w:val="20"/>
            <w:shd w:val="clear" w:color="auto" w:fill="E8F2FE"/>
            <w:lang w:val="en-IN"/>
          </w:rPr>
          <w:t>Various Filters has been registered within this class to perform pre/post processing of request.</w:t>
        </w:r>
      </w:ins>
    </w:p>
    <w:p w14:paraId="55B1DD9A" w14:textId="29E81C3E" w:rsidR="00DE5060" w:rsidRDefault="008501BE" w:rsidP="00DE5060">
      <w:pPr>
        <w:rPr>
          <w:ins w:id="999" w:author="Sudhanshu Satyam" w:date="2020-09-02T18:07:00Z"/>
        </w:rPr>
      </w:pPr>
      <w:ins w:id="1000" w:author="Sudhanshu Satyam" w:date="2020-09-02T18:09:00Z">
        <w:r>
          <w:rPr>
            <w:noProof/>
          </w:rPr>
          <w:lastRenderedPageBreak/>
          <w:drawing>
            <wp:inline distT="0" distB="0" distL="0" distR="0" wp14:anchorId="33A67287" wp14:editId="13957F44">
              <wp:extent cx="5943600" cy="2438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38400"/>
                      </a:xfrm>
                      <a:prstGeom prst="rect">
                        <a:avLst/>
                      </a:prstGeom>
                    </pic:spPr>
                  </pic:pic>
                </a:graphicData>
              </a:graphic>
            </wp:inline>
          </w:drawing>
        </w:r>
      </w:ins>
    </w:p>
    <w:p w14:paraId="238F4399" w14:textId="6F2D8EA7" w:rsidR="00DE5060" w:rsidRDefault="00DE5060">
      <w:pPr>
        <w:pStyle w:val="Heading2"/>
        <w:numPr>
          <w:ilvl w:val="0"/>
          <w:numId w:val="15"/>
        </w:numPr>
        <w:rPr>
          <w:ins w:id="1001" w:author="Sudhanshu Satyam" w:date="2020-09-02T18:07:00Z"/>
        </w:rPr>
        <w:pPrChange w:id="1002" w:author="Sudhanshu Satyam" w:date="2020-09-02T18:07:00Z">
          <w:pPr>
            <w:pStyle w:val="Heading2"/>
            <w:numPr>
              <w:numId w:val="13"/>
            </w:numPr>
            <w:ind w:left="720" w:hanging="360"/>
          </w:pPr>
        </w:pPrChange>
      </w:pPr>
      <w:bookmarkStart w:id="1003" w:name="_Toc49964169"/>
      <w:ins w:id="1004" w:author="Sudhanshu Satyam" w:date="2020-09-02T18:07:00Z">
        <w:r>
          <w:t>Dependency (Pom.xml) files</w:t>
        </w:r>
      </w:ins>
      <w:bookmarkEnd w:id="1003"/>
      <w:ins w:id="1005" w:author="Sudhanshu Satyam" w:date="2020-09-02T18:34:00Z">
        <w:r w:rsidR="007A4C0E">
          <w:t xml:space="preserve"> </w:t>
        </w:r>
      </w:ins>
    </w:p>
    <w:p w14:paraId="4A211894" w14:textId="7D9FE649" w:rsidR="00DE5060" w:rsidRDefault="00DE5060" w:rsidP="00DE5060">
      <w:pPr>
        <w:pStyle w:val="ListParagraph"/>
        <w:rPr>
          <w:ins w:id="1006" w:author="Sudhanshu Satyam" w:date="2020-09-02T18:07:00Z"/>
          <w:rFonts w:cstheme="minorHAnsi"/>
          <w:sz w:val="24"/>
          <w:szCs w:val="24"/>
        </w:rPr>
      </w:pPr>
      <w:ins w:id="1007" w:author="Sudhanshu Satyam" w:date="2020-09-02T18:07:00Z">
        <w:r>
          <w:rPr>
            <w:rFonts w:cstheme="minorHAnsi"/>
            <w:sz w:val="24"/>
            <w:szCs w:val="24"/>
          </w:rPr>
          <w:t xml:space="preserve">By default, Spring Boot Create a pom.xml which contains all the dependency of Discovery-Client &amp; </w:t>
        </w:r>
      </w:ins>
      <w:ins w:id="1008" w:author="Sudhanshu Satyam" w:date="2020-09-02T18:12:00Z">
        <w:r w:rsidR="008501BE">
          <w:rPr>
            <w:rFonts w:cstheme="minorHAnsi"/>
            <w:sz w:val="24"/>
            <w:szCs w:val="24"/>
          </w:rPr>
          <w:t>Netflix</w:t>
        </w:r>
      </w:ins>
      <w:ins w:id="1009" w:author="Sudhanshu Satyam" w:date="2020-09-02T18:07:00Z">
        <w:r>
          <w:rPr>
            <w:rFonts w:cstheme="minorHAnsi"/>
            <w:sz w:val="24"/>
            <w:szCs w:val="24"/>
          </w:rPr>
          <w:t>-</w:t>
        </w:r>
      </w:ins>
      <w:ins w:id="1010" w:author="Sudhanshu Satyam" w:date="2020-09-02T18:12:00Z">
        <w:r w:rsidR="008501BE">
          <w:rPr>
            <w:rFonts w:cstheme="minorHAnsi"/>
            <w:sz w:val="24"/>
            <w:szCs w:val="24"/>
          </w:rPr>
          <w:t>zuul</w:t>
        </w:r>
      </w:ins>
      <w:ins w:id="1011" w:author="Sudhanshu Satyam" w:date="2020-09-02T18:07:00Z">
        <w:r>
          <w:rPr>
            <w:rFonts w:cstheme="minorHAnsi"/>
            <w:sz w:val="24"/>
            <w:szCs w:val="24"/>
          </w:rPr>
          <w:t xml:space="preserve"> Project.</w:t>
        </w:r>
      </w:ins>
    </w:p>
    <w:p w14:paraId="4A5AC3F8" w14:textId="1D36DE3D" w:rsidR="00DE5060" w:rsidRPr="00CD0305" w:rsidRDefault="00DE5060">
      <w:pPr>
        <w:pStyle w:val="ListParagraph"/>
        <w:rPr>
          <w:ins w:id="1012" w:author="Sudhanshu Satyam" w:date="2020-09-02T18:07:00Z"/>
          <w:rFonts w:cstheme="minorHAnsi"/>
          <w:sz w:val="24"/>
          <w:szCs w:val="24"/>
          <w:rPrChange w:id="1013" w:author="Sudhanshu Satyam" w:date="2020-09-02T18:13:00Z">
            <w:rPr>
              <w:ins w:id="1014" w:author="Sudhanshu Satyam" w:date="2020-09-02T18:07:00Z"/>
            </w:rPr>
          </w:rPrChange>
        </w:rPr>
      </w:pPr>
      <w:ins w:id="1015" w:author="Sudhanshu Satyam" w:date="2020-09-02T18:07:00Z">
        <w:r>
          <w:rPr>
            <w:rFonts w:cstheme="minorHAnsi"/>
            <w:sz w:val="24"/>
            <w:szCs w:val="24"/>
          </w:rPr>
          <w:t>Spring boot Actuator &amp; Spring boot Devtools are for monitoring the application.</w:t>
        </w:r>
      </w:ins>
    </w:p>
    <w:p w14:paraId="171CD9F6" w14:textId="3443AFA5" w:rsidR="00DE5060" w:rsidRDefault="008501BE" w:rsidP="00DE5060">
      <w:pPr>
        <w:pStyle w:val="ListParagraph"/>
        <w:rPr>
          <w:ins w:id="1016" w:author="Sudhanshu Satyam" w:date="2020-09-02T18:07:00Z"/>
          <w:rFonts w:cstheme="minorHAnsi"/>
          <w:b/>
          <w:bCs/>
          <w:sz w:val="24"/>
          <w:szCs w:val="24"/>
        </w:rPr>
      </w:pPr>
      <w:ins w:id="1017" w:author="Sudhanshu Satyam" w:date="2020-09-02T18:12:00Z">
        <w:r>
          <w:rPr>
            <w:noProof/>
          </w:rPr>
          <w:drawing>
            <wp:inline distT="0" distB="0" distL="0" distR="0" wp14:anchorId="23B62223" wp14:editId="3B8D9C22">
              <wp:extent cx="5943600" cy="21558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155825"/>
                      </a:xfrm>
                      <a:prstGeom prst="rect">
                        <a:avLst/>
                      </a:prstGeom>
                    </pic:spPr>
                  </pic:pic>
                </a:graphicData>
              </a:graphic>
            </wp:inline>
          </w:drawing>
        </w:r>
      </w:ins>
    </w:p>
    <w:p w14:paraId="48E2762D" w14:textId="48903038" w:rsidR="00DE5060" w:rsidRPr="00B551E8" w:rsidRDefault="00DE5060" w:rsidP="00DE5060">
      <w:pPr>
        <w:pStyle w:val="ListParagraph"/>
        <w:rPr>
          <w:ins w:id="1018" w:author="Sudhanshu Satyam" w:date="2020-09-02T18:07:00Z"/>
          <w:rFonts w:cstheme="minorHAnsi"/>
          <w:b/>
          <w:bCs/>
          <w:sz w:val="24"/>
          <w:szCs w:val="24"/>
        </w:rPr>
      </w:pPr>
    </w:p>
    <w:p w14:paraId="32DC84F3" w14:textId="77777777" w:rsidR="00DE5060" w:rsidRPr="007A7120" w:rsidRDefault="00DE5060">
      <w:pPr>
        <w:pStyle w:val="Heading2"/>
        <w:numPr>
          <w:ilvl w:val="0"/>
          <w:numId w:val="15"/>
        </w:numPr>
        <w:rPr>
          <w:ins w:id="1019" w:author="Sudhanshu Satyam" w:date="2020-09-02T18:07:00Z"/>
        </w:rPr>
        <w:pPrChange w:id="1020" w:author="Sudhanshu Satyam" w:date="2020-09-02T18:07:00Z">
          <w:pPr>
            <w:pStyle w:val="Heading2"/>
            <w:numPr>
              <w:numId w:val="13"/>
            </w:numPr>
            <w:ind w:left="720" w:hanging="360"/>
          </w:pPr>
        </w:pPrChange>
      </w:pPr>
      <w:bookmarkStart w:id="1021" w:name="_Toc49964170"/>
      <w:ins w:id="1022" w:author="Sudhanshu Satyam" w:date="2020-09-02T18:07:00Z">
        <w:r>
          <w:t>Configuring properties with application.yml</w:t>
        </w:r>
        <w:bookmarkEnd w:id="1021"/>
      </w:ins>
    </w:p>
    <w:p w14:paraId="50E527A2" w14:textId="77777777" w:rsidR="00DE5060" w:rsidRDefault="00DE5060" w:rsidP="00DE5060">
      <w:pPr>
        <w:ind w:left="720"/>
        <w:rPr>
          <w:ins w:id="1023" w:author="Sudhanshu Satyam" w:date="2020-09-02T18:07:00Z"/>
          <w:rFonts w:cstheme="minorHAnsi"/>
          <w:sz w:val="24"/>
          <w:szCs w:val="24"/>
        </w:rPr>
      </w:pPr>
      <w:ins w:id="1024" w:author="Sudhanshu Satyam" w:date="2020-09-02T18:07:00Z">
        <w:r w:rsidRPr="00D54AA8">
          <w:rPr>
            <w:rFonts w:cstheme="minorHAnsi"/>
            <w:sz w:val="24"/>
            <w:szCs w:val="24"/>
          </w:rPr>
          <w:t xml:space="preserve">Now </w:t>
        </w:r>
        <w:r>
          <w:rPr>
            <w:rFonts w:cstheme="minorHAnsi"/>
            <w:sz w:val="24"/>
            <w:szCs w:val="24"/>
          </w:rPr>
          <w:t>, We have to configure Discovery Client properties to register with Eureka Server by creating application.yml file in resource directory(/src/main/resources). This file contains server port and registry-related configuration as show below:</w:t>
        </w:r>
      </w:ins>
    </w:p>
    <w:p w14:paraId="211EDCC9" w14:textId="6FAFDBD5" w:rsidR="00DE5060" w:rsidRPr="008B4A48" w:rsidRDefault="00CD0305">
      <w:pPr>
        <w:rPr>
          <w:ins w:id="1025" w:author="Sudhanshu Satyam" w:date="2020-09-02T18:05:00Z"/>
          <w:rFonts w:cstheme="minorHAnsi"/>
          <w:sz w:val="24"/>
          <w:szCs w:val="24"/>
          <w:rPrChange w:id="1026" w:author="Sudhanshu Satyam" w:date="2020-09-02T18:13:00Z">
            <w:rPr>
              <w:ins w:id="1027" w:author="Sudhanshu Satyam" w:date="2020-09-02T18:05:00Z"/>
            </w:rPr>
          </w:rPrChange>
        </w:rPr>
        <w:pPrChange w:id="1028" w:author="Sudhanshu Satyam" w:date="2020-09-02T18:06:00Z">
          <w:pPr>
            <w:pStyle w:val="Heading1"/>
          </w:pPr>
        </w:pPrChange>
      </w:pPr>
      <w:ins w:id="1029" w:author="Sudhanshu Satyam" w:date="2020-09-02T18:13:00Z">
        <w:r>
          <w:rPr>
            <w:noProof/>
          </w:rPr>
          <w:lastRenderedPageBreak/>
          <w:drawing>
            <wp:inline distT="0" distB="0" distL="0" distR="0" wp14:anchorId="6B959791" wp14:editId="6EAB5B4D">
              <wp:extent cx="5943600" cy="312229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22295"/>
                      </a:xfrm>
                      <a:prstGeom prst="rect">
                        <a:avLst/>
                      </a:prstGeom>
                    </pic:spPr>
                  </pic:pic>
                </a:graphicData>
              </a:graphic>
            </wp:inline>
          </w:drawing>
        </w:r>
      </w:ins>
    </w:p>
    <w:p w14:paraId="6D5CAEC8" w14:textId="09D4054F" w:rsidR="007B20A3" w:rsidRDefault="007B20A3" w:rsidP="007B20A3">
      <w:pPr>
        <w:pStyle w:val="Heading1"/>
        <w:rPr>
          <w:ins w:id="1030" w:author="Sudhanshu Satyam" w:date="2020-08-10T18:04:00Z"/>
          <w:rFonts w:cstheme="minorHAnsi"/>
          <w:b/>
          <w:bCs/>
          <w:sz w:val="24"/>
          <w:szCs w:val="24"/>
        </w:rPr>
      </w:pPr>
      <w:bookmarkStart w:id="1031" w:name="_Toc49964171"/>
      <w:ins w:id="1032" w:author="Sudhanshu Satyam" w:date="2020-08-10T18:04:00Z">
        <w:r>
          <w:rPr>
            <w:rStyle w:val="Heading2Char"/>
          </w:rPr>
          <w:t>Register Eureka Client with Eureka server Registry</w:t>
        </w:r>
      </w:ins>
      <w:bookmarkEnd w:id="1031"/>
      <w:ins w:id="1033" w:author="Sudhanshu Satyam" w:date="2020-09-02T18:34:00Z">
        <w:r w:rsidR="007A4C0E">
          <w:rPr>
            <w:rFonts w:cstheme="minorHAnsi"/>
            <w:b/>
            <w:bCs/>
            <w:sz w:val="24"/>
            <w:szCs w:val="24"/>
          </w:rPr>
          <w:t xml:space="preserve"> </w:t>
        </w:r>
      </w:ins>
    </w:p>
    <w:p w14:paraId="17AA28DE" w14:textId="7C28484A" w:rsidR="007B20A3" w:rsidRPr="006A0DA7" w:rsidRDefault="007B20A3" w:rsidP="007B20A3">
      <w:pPr>
        <w:rPr>
          <w:ins w:id="1034" w:author="Sudhanshu Satyam" w:date="2020-08-10T18:04:00Z"/>
          <w:rFonts w:cstheme="minorHAnsi"/>
          <w:sz w:val="24"/>
          <w:szCs w:val="24"/>
        </w:rPr>
      </w:pPr>
      <w:ins w:id="1035" w:author="Sudhanshu Satyam" w:date="2020-08-10T18:04:00Z">
        <w:r>
          <w:rPr>
            <w:rFonts w:cstheme="minorHAnsi"/>
            <w:sz w:val="24"/>
            <w:szCs w:val="24"/>
          </w:rPr>
          <w:t>We have register</w:t>
        </w:r>
      </w:ins>
      <w:ins w:id="1036" w:author="Sudhanshu Satyam" w:date="2020-08-10T18:05:00Z">
        <w:r>
          <w:rPr>
            <w:rFonts w:cstheme="minorHAnsi"/>
            <w:sz w:val="24"/>
            <w:szCs w:val="24"/>
          </w:rPr>
          <w:t>ed</w:t>
        </w:r>
      </w:ins>
      <w:ins w:id="1037" w:author="Sudhanshu Satyam" w:date="2020-08-10T18:04:00Z">
        <w:r>
          <w:rPr>
            <w:rFonts w:cstheme="minorHAnsi"/>
            <w:sz w:val="24"/>
            <w:szCs w:val="24"/>
          </w:rPr>
          <w:t xml:space="preserve"> Eureka </w:t>
        </w:r>
      </w:ins>
      <w:ins w:id="1038" w:author="Sudhanshu Satyam" w:date="2020-08-10T18:05:00Z">
        <w:r>
          <w:rPr>
            <w:rFonts w:cstheme="minorHAnsi"/>
            <w:sz w:val="24"/>
            <w:szCs w:val="24"/>
          </w:rPr>
          <w:t>Client</w:t>
        </w:r>
      </w:ins>
      <w:ins w:id="1039" w:author="Sudhanshu Satyam" w:date="2020-08-10T18:04:00Z">
        <w:r>
          <w:rPr>
            <w:rFonts w:cstheme="minorHAnsi"/>
            <w:sz w:val="24"/>
            <w:szCs w:val="24"/>
          </w:rPr>
          <w:t xml:space="preserve"> at port : </w:t>
        </w:r>
      </w:ins>
      <w:ins w:id="1040" w:author="Sudhanshu Satyam" w:date="2020-08-10T18:05:00Z">
        <w:r>
          <w:rPr>
            <w:rFonts w:cstheme="minorHAnsi"/>
            <w:sz w:val="24"/>
            <w:szCs w:val="24"/>
          </w:rPr>
          <w:t>9091</w:t>
        </w:r>
      </w:ins>
      <w:ins w:id="1041" w:author="Sudhanshu Satyam" w:date="2020-09-02T17:47:00Z">
        <w:r w:rsidR="00083EF0">
          <w:rPr>
            <w:rFonts w:cstheme="minorHAnsi"/>
            <w:sz w:val="24"/>
            <w:szCs w:val="24"/>
          </w:rPr>
          <w:t xml:space="preserve"> &amp; 9092</w:t>
        </w:r>
      </w:ins>
    </w:p>
    <w:p w14:paraId="75EE8A03" w14:textId="77777777" w:rsidR="007B20A3" w:rsidRPr="006A0DA7" w:rsidRDefault="007B20A3" w:rsidP="007B20A3">
      <w:pPr>
        <w:pStyle w:val="ListParagraph"/>
        <w:numPr>
          <w:ilvl w:val="1"/>
          <w:numId w:val="2"/>
        </w:numPr>
        <w:rPr>
          <w:ins w:id="1042" w:author="Sudhanshu Satyam" w:date="2020-08-10T18:04:00Z"/>
          <w:rFonts w:cstheme="minorHAnsi"/>
          <w:sz w:val="24"/>
          <w:szCs w:val="24"/>
        </w:rPr>
      </w:pPr>
      <w:ins w:id="1043" w:author="Sudhanshu Satyam" w:date="2020-08-10T18:04:00Z">
        <w:r>
          <w:rPr>
            <w:rFonts w:cstheme="minorHAnsi"/>
            <w:sz w:val="24"/>
            <w:szCs w:val="24"/>
          </w:rPr>
          <w:t>Run as Spring boot application</w:t>
        </w:r>
      </w:ins>
    </w:p>
    <w:p w14:paraId="5B318C39" w14:textId="10103121" w:rsidR="007B20A3" w:rsidRDefault="007B20A3">
      <w:pPr>
        <w:pStyle w:val="Heading2"/>
        <w:numPr>
          <w:ilvl w:val="0"/>
          <w:numId w:val="10"/>
        </w:numPr>
        <w:rPr>
          <w:ins w:id="1044" w:author="Sudhanshu Satyam" w:date="2020-08-10T18:04:00Z"/>
        </w:rPr>
        <w:pPrChange w:id="1045" w:author="Sudhanshu Satyam" w:date="2020-08-10T18:05:00Z">
          <w:pPr>
            <w:pStyle w:val="Heading2"/>
            <w:numPr>
              <w:numId w:val="5"/>
            </w:numPr>
            <w:ind w:left="360" w:hanging="360"/>
          </w:pPr>
        </w:pPrChange>
      </w:pPr>
      <w:bookmarkStart w:id="1046" w:name="_Toc49964172"/>
      <w:ins w:id="1047" w:author="Sudhanshu Satyam" w:date="2020-08-10T18:04:00Z">
        <w:r>
          <w:t>Run as Spring Boot Application</w:t>
        </w:r>
      </w:ins>
      <w:bookmarkEnd w:id="1046"/>
      <w:ins w:id="1048" w:author="Sudhanshu Satyam" w:date="2020-09-02T18:34:00Z">
        <w:r w:rsidR="007A4C0E">
          <w:t xml:space="preserve"> </w:t>
        </w:r>
      </w:ins>
    </w:p>
    <w:p w14:paraId="16DD5FB8" w14:textId="77777777" w:rsidR="007B20A3" w:rsidRDefault="007B20A3" w:rsidP="007B20A3">
      <w:pPr>
        <w:rPr>
          <w:ins w:id="1049" w:author="Sudhanshu Satyam" w:date="2020-08-10T18:04:00Z"/>
          <w:rFonts w:cstheme="minorHAnsi"/>
          <w:sz w:val="24"/>
          <w:szCs w:val="24"/>
        </w:rPr>
      </w:pPr>
      <w:ins w:id="1050" w:author="Sudhanshu Satyam" w:date="2020-08-10T18:04:00Z">
        <w:r>
          <w:rPr>
            <w:rFonts w:cstheme="minorHAnsi"/>
            <w:sz w:val="24"/>
            <w:szCs w:val="24"/>
          </w:rPr>
          <w:t xml:space="preserve">Right click on the project </w:t>
        </w:r>
        <w:r w:rsidRPr="0060179F">
          <w:rPr>
            <w:rFonts w:cstheme="minorHAnsi"/>
            <w:sz w:val="24"/>
            <w:szCs w:val="24"/>
          </w:rPr>
          <w:sym w:font="Wingdings" w:char="F0E0"/>
        </w:r>
        <w:r>
          <w:rPr>
            <w:rFonts w:cstheme="minorHAnsi"/>
            <w:sz w:val="24"/>
            <w:szCs w:val="24"/>
          </w:rPr>
          <w:t xml:space="preserve"> Run As </w:t>
        </w:r>
        <w:r w:rsidRPr="0060179F">
          <w:rPr>
            <w:rFonts w:cstheme="minorHAnsi"/>
            <w:sz w:val="24"/>
            <w:szCs w:val="24"/>
          </w:rPr>
          <w:sym w:font="Wingdings" w:char="F0E0"/>
        </w:r>
        <w:r>
          <w:rPr>
            <w:rFonts w:cstheme="minorHAnsi"/>
            <w:sz w:val="24"/>
            <w:szCs w:val="24"/>
          </w:rPr>
          <w:t xml:space="preserve"> Spring Boot App</w:t>
        </w:r>
      </w:ins>
    </w:p>
    <w:p w14:paraId="63333A76" w14:textId="268A5DC5" w:rsidR="007756E0" w:rsidRDefault="00E40A84">
      <w:pPr>
        <w:rPr>
          <w:ins w:id="1051" w:author="Sudhanshu Satyam" w:date="2020-08-10T18:08:00Z"/>
        </w:rPr>
      </w:pPr>
      <w:ins w:id="1052" w:author="Sudhanshu Satyam" w:date="2020-08-10T18:08:00Z">
        <w:r>
          <w:rPr>
            <w:noProof/>
          </w:rPr>
          <w:drawing>
            <wp:inline distT="0" distB="0" distL="0" distR="0" wp14:anchorId="35AB50AB" wp14:editId="2B16D8DD">
              <wp:extent cx="5943600" cy="24809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80945"/>
                      </a:xfrm>
                      <a:prstGeom prst="rect">
                        <a:avLst/>
                      </a:prstGeom>
                    </pic:spPr>
                  </pic:pic>
                </a:graphicData>
              </a:graphic>
            </wp:inline>
          </w:drawing>
        </w:r>
      </w:ins>
    </w:p>
    <w:p w14:paraId="253C0CFC" w14:textId="58670324" w:rsidR="00E40A84" w:rsidRDefault="00E40A84">
      <w:pPr>
        <w:rPr>
          <w:ins w:id="1053" w:author="Sudhanshu Satyam" w:date="2020-08-10T18:10:00Z"/>
        </w:rPr>
      </w:pPr>
      <w:ins w:id="1054" w:author="Sudhanshu Satyam" w:date="2020-08-10T18:08:00Z">
        <w:r>
          <w:rPr>
            <w:noProof/>
          </w:rPr>
          <w:lastRenderedPageBreak/>
          <w:drawing>
            <wp:inline distT="0" distB="0" distL="0" distR="0" wp14:anchorId="0DDE5282" wp14:editId="5638B43A">
              <wp:extent cx="5943600" cy="24295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29510"/>
                      </a:xfrm>
                      <a:prstGeom prst="rect">
                        <a:avLst/>
                      </a:prstGeom>
                    </pic:spPr>
                  </pic:pic>
                </a:graphicData>
              </a:graphic>
            </wp:inline>
          </w:drawing>
        </w:r>
      </w:ins>
    </w:p>
    <w:p w14:paraId="02F04F67" w14:textId="36C547C0" w:rsidR="00E40A84" w:rsidRDefault="00E40A84">
      <w:pPr>
        <w:rPr>
          <w:ins w:id="1055" w:author="Sudhanshu Satyam" w:date="2020-08-10T18:10:00Z"/>
        </w:rPr>
      </w:pPr>
    </w:p>
    <w:p w14:paraId="00E7818D" w14:textId="77777777" w:rsidR="00E40A84" w:rsidRDefault="00E40A84" w:rsidP="00E40A84">
      <w:pPr>
        <w:rPr>
          <w:ins w:id="1056" w:author="Sudhanshu Satyam" w:date="2020-08-10T18:11:00Z"/>
          <w:rFonts w:cstheme="minorHAnsi"/>
          <w:sz w:val="24"/>
          <w:szCs w:val="24"/>
        </w:rPr>
      </w:pPr>
    </w:p>
    <w:p w14:paraId="4C61B6F1" w14:textId="461411C7" w:rsidR="00E40A84" w:rsidRDefault="00E40A84">
      <w:pPr>
        <w:pStyle w:val="Heading2"/>
        <w:numPr>
          <w:ilvl w:val="0"/>
          <w:numId w:val="10"/>
        </w:numPr>
        <w:rPr>
          <w:ins w:id="1057" w:author="Sudhanshu Satyam" w:date="2020-08-10T18:11:00Z"/>
          <w:rFonts w:cstheme="minorHAnsi"/>
          <w:sz w:val="24"/>
          <w:szCs w:val="24"/>
        </w:rPr>
        <w:pPrChange w:id="1058" w:author="Sudhanshu Satyam" w:date="2020-08-10T18:11:00Z">
          <w:pPr>
            <w:pStyle w:val="Heading2"/>
            <w:numPr>
              <w:numId w:val="5"/>
            </w:numPr>
            <w:ind w:left="360" w:hanging="360"/>
          </w:pPr>
        </w:pPrChange>
      </w:pPr>
      <w:bookmarkStart w:id="1059" w:name="_Toc49964173"/>
      <w:ins w:id="1060" w:author="Sudhanshu Satyam" w:date="2020-08-10T18:11:00Z">
        <w:r>
          <w:rPr>
            <w:rStyle w:val="Heading2Char"/>
          </w:rPr>
          <w:t>Access Eureka Server dashboard</w:t>
        </w:r>
      </w:ins>
      <w:bookmarkEnd w:id="1059"/>
      <w:ins w:id="1061" w:author="Sudhanshu Satyam" w:date="2020-09-02T18:34:00Z">
        <w:r w:rsidR="007A4C0E">
          <w:rPr>
            <w:rStyle w:val="Heading2Char"/>
          </w:rPr>
          <w:t xml:space="preserve"> </w:t>
        </w:r>
      </w:ins>
    </w:p>
    <w:p w14:paraId="2F04C27B" w14:textId="127396AB" w:rsidR="00E40A84" w:rsidRDefault="00E40A84" w:rsidP="00AC3CCE">
      <w:pPr>
        <w:pStyle w:val="ListParagraph"/>
        <w:ind w:left="360"/>
        <w:rPr>
          <w:ins w:id="1062" w:author="Sudhanshu Satyam" w:date="2020-08-10T18:43:00Z"/>
        </w:rPr>
      </w:pPr>
      <w:ins w:id="1063" w:author="Sudhanshu Satyam" w:date="2020-08-10T18:11:00Z">
        <w:r w:rsidRPr="004500E1">
          <w:rPr>
            <w:rFonts w:cstheme="minorHAnsi"/>
            <w:sz w:val="24"/>
            <w:szCs w:val="24"/>
          </w:rPr>
          <w:t xml:space="preserve">Tomcat started with given port: </w:t>
        </w:r>
        <w:r w:rsidR="00DC01FF">
          <w:rPr>
            <w:rFonts w:cstheme="minorHAnsi"/>
            <w:sz w:val="24"/>
            <w:szCs w:val="24"/>
          </w:rPr>
          <w:t>9091</w:t>
        </w:r>
        <w:r w:rsidRPr="004500E1">
          <w:rPr>
            <w:rFonts w:cstheme="minorHAnsi"/>
            <w:sz w:val="24"/>
            <w:szCs w:val="24"/>
          </w:rPr>
          <w:t xml:space="preserve"> </w:t>
        </w:r>
      </w:ins>
      <w:ins w:id="1064" w:author="Sudhanshu Satyam" w:date="2020-09-02T17:47:00Z">
        <w:r w:rsidR="003038FD">
          <w:rPr>
            <w:rFonts w:cstheme="minorHAnsi"/>
            <w:sz w:val="24"/>
            <w:szCs w:val="24"/>
          </w:rPr>
          <w:t xml:space="preserve">&amp; 9092 </w:t>
        </w:r>
      </w:ins>
      <w:ins w:id="1065" w:author="Sudhanshu Satyam" w:date="2020-08-10T18:11:00Z">
        <w:r w:rsidRPr="004500E1">
          <w:rPr>
            <w:rFonts w:cstheme="minorHAnsi"/>
            <w:sz w:val="24"/>
            <w:szCs w:val="24"/>
          </w:rPr>
          <w:t>and application started on JVM. Now the application can be accessed through browser to view</w:t>
        </w:r>
      </w:ins>
      <w:ins w:id="1066" w:author="Sudhanshu Satyam" w:date="2020-08-10T18:12:00Z">
        <w:r w:rsidR="00DC01FF">
          <w:rPr>
            <w:rFonts w:cstheme="minorHAnsi"/>
            <w:sz w:val="24"/>
            <w:szCs w:val="24"/>
          </w:rPr>
          <w:t xml:space="preserve"> Eureka Client registered with</w:t>
        </w:r>
      </w:ins>
      <w:ins w:id="1067" w:author="Sudhanshu Satyam" w:date="2020-08-10T18:11:00Z">
        <w:r w:rsidRPr="004500E1">
          <w:rPr>
            <w:rFonts w:cstheme="minorHAnsi"/>
            <w:sz w:val="24"/>
            <w:szCs w:val="24"/>
          </w:rPr>
          <w:t xml:space="preserve"> Eureka Server </w:t>
        </w:r>
      </w:ins>
      <w:ins w:id="1068" w:author="Sudhanshu Satyam" w:date="2020-08-10T18:12:00Z">
        <w:r w:rsidR="00DC01FF">
          <w:rPr>
            <w:rFonts w:cstheme="minorHAnsi"/>
            <w:sz w:val="24"/>
            <w:szCs w:val="24"/>
          </w:rPr>
          <w:t xml:space="preserve">on </w:t>
        </w:r>
      </w:ins>
      <w:ins w:id="1069" w:author="Sudhanshu Satyam" w:date="2020-08-10T18:11:00Z">
        <w:r w:rsidRPr="004500E1">
          <w:rPr>
            <w:rFonts w:cstheme="minorHAnsi"/>
            <w:sz w:val="24"/>
            <w:szCs w:val="24"/>
          </w:rPr>
          <w:t xml:space="preserve">dashboard at </w:t>
        </w:r>
        <w:r>
          <w:fldChar w:fldCharType="begin"/>
        </w:r>
        <w:r>
          <w:instrText xml:space="preserve"> HYPERLINK "http://localhost:8761/" </w:instrText>
        </w:r>
        <w:r>
          <w:fldChar w:fldCharType="separate"/>
        </w:r>
        <w:r>
          <w:rPr>
            <w:rStyle w:val="Hyperlink"/>
          </w:rPr>
          <w:t>http://localhost:8761/</w:t>
        </w:r>
        <w:r>
          <w:fldChar w:fldCharType="end"/>
        </w:r>
      </w:ins>
      <w:ins w:id="1070" w:author="Sudhanshu Satyam" w:date="2020-08-10T18:12:00Z">
        <w:r w:rsidR="00AC3CCE">
          <w:t xml:space="preserve"> in up &amp; running state.</w:t>
        </w:r>
      </w:ins>
      <w:ins w:id="1071" w:author="Sudhanshu Satyam" w:date="2020-08-10T18:17:00Z">
        <w:r w:rsidR="00B22F0F">
          <w:t xml:space="preserve"> </w:t>
        </w:r>
      </w:ins>
      <w:ins w:id="1072" w:author="Sudhanshu Satyam" w:date="2020-08-10T18:24:00Z">
        <w:r w:rsidR="004C3E0A">
          <w:t xml:space="preserve"> </w:t>
        </w:r>
      </w:ins>
    </w:p>
    <w:p w14:paraId="660F2B74" w14:textId="0913F68B" w:rsidR="004527EC" w:rsidRDefault="00083EF0">
      <w:pPr>
        <w:pStyle w:val="ListParagraph"/>
        <w:ind w:left="360"/>
        <w:rPr>
          <w:ins w:id="1073" w:author="Sudhanshu Satyam" w:date="2020-08-10T18:10:00Z"/>
        </w:rPr>
        <w:pPrChange w:id="1074" w:author="Sudhanshu Satyam" w:date="2020-08-10T18:12:00Z">
          <w:pPr/>
        </w:pPrChange>
      </w:pPr>
      <w:ins w:id="1075" w:author="Sudhanshu Satyam" w:date="2020-09-02T17:47:00Z">
        <w:r>
          <w:rPr>
            <w:noProof/>
          </w:rPr>
          <w:drawing>
            <wp:inline distT="0" distB="0" distL="0" distR="0" wp14:anchorId="5DE5E55F" wp14:editId="2FD7CC54">
              <wp:extent cx="5943600" cy="27698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69870"/>
                      </a:xfrm>
                      <a:prstGeom prst="rect">
                        <a:avLst/>
                      </a:prstGeom>
                    </pic:spPr>
                  </pic:pic>
                </a:graphicData>
              </a:graphic>
            </wp:inline>
          </w:drawing>
        </w:r>
      </w:ins>
    </w:p>
    <w:p w14:paraId="44BFF063" w14:textId="514F99BA" w:rsidR="00E40A84" w:rsidRDefault="00E40A84">
      <w:pPr>
        <w:rPr>
          <w:ins w:id="1076" w:author="Sudhanshu Satyam" w:date="2020-08-10T19:04:00Z"/>
        </w:rPr>
      </w:pPr>
    </w:p>
    <w:p w14:paraId="2506DCDE" w14:textId="77777777" w:rsidR="009259A0" w:rsidRDefault="009259A0" w:rsidP="009259A0">
      <w:pPr>
        <w:rPr>
          <w:ins w:id="1077" w:author="Sudhanshu Satyam" w:date="2020-08-10T19:30:00Z"/>
          <w:rFonts w:cstheme="minorHAnsi"/>
          <w:sz w:val="24"/>
          <w:szCs w:val="24"/>
        </w:rPr>
      </w:pPr>
    </w:p>
    <w:p w14:paraId="4AF7F1DF" w14:textId="3413F9DD" w:rsidR="009259A0" w:rsidRPr="00482EEA" w:rsidRDefault="009259A0">
      <w:pPr>
        <w:pStyle w:val="Heading2"/>
        <w:numPr>
          <w:ilvl w:val="0"/>
          <w:numId w:val="10"/>
        </w:numPr>
        <w:rPr>
          <w:ins w:id="1078" w:author="Sudhanshu Satyam" w:date="2020-08-10T19:30:00Z"/>
          <w:rFonts w:cstheme="minorHAnsi"/>
          <w:sz w:val="24"/>
          <w:szCs w:val="24"/>
          <w:rPrChange w:id="1079" w:author="Sudhanshu Satyam" w:date="2020-08-10T19:31:00Z">
            <w:rPr>
              <w:ins w:id="1080" w:author="Sudhanshu Satyam" w:date="2020-08-10T19:30:00Z"/>
            </w:rPr>
          </w:rPrChange>
        </w:rPr>
        <w:pPrChange w:id="1081" w:author="Sudhanshu Satyam" w:date="2020-08-10T11:34:00Z">
          <w:pPr/>
        </w:pPrChange>
      </w:pPr>
      <w:bookmarkStart w:id="1082" w:name="_Toc49964174"/>
      <w:ins w:id="1083" w:author="Sudhanshu Satyam" w:date="2020-08-10T19:30:00Z">
        <w:r>
          <w:rPr>
            <w:rStyle w:val="Heading2Char"/>
          </w:rPr>
          <w:t xml:space="preserve">Access </w:t>
        </w:r>
      </w:ins>
      <w:ins w:id="1084" w:author="Sudhanshu Satyam" w:date="2020-08-10T19:31:00Z">
        <w:r w:rsidR="00482EEA">
          <w:rPr>
            <w:rStyle w:val="Heading2Char"/>
          </w:rPr>
          <w:t>H2-database</w:t>
        </w:r>
      </w:ins>
      <w:bookmarkEnd w:id="1082"/>
      <w:ins w:id="1085" w:author="Sudhanshu Satyam" w:date="2020-09-02T18:34:00Z">
        <w:r w:rsidR="007A4C0E">
          <w:rPr>
            <w:rStyle w:val="Heading2Char"/>
          </w:rPr>
          <w:t xml:space="preserve"> </w:t>
        </w:r>
      </w:ins>
    </w:p>
    <w:p w14:paraId="7F15201B" w14:textId="30B5D6A3" w:rsidR="009259A0" w:rsidRDefault="009259A0">
      <w:pPr>
        <w:rPr>
          <w:ins w:id="1086" w:author="Sudhanshu Satyam" w:date="2020-08-10T19:04:00Z"/>
        </w:rPr>
      </w:pPr>
      <w:ins w:id="1087" w:author="Sudhanshu Satyam" w:date="2020-08-10T19:27:00Z">
        <w:r>
          <w:t>H2 is in-memo</w:t>
        </w:r>
      </w:ins>
      <w:ins w:id="1088" w:author="Sudhanshu Satyam" w:date="2020-08-10T19:28:00Z">
        <w:r>
          <w:t>ry database that can be accessed from browser. This console is accessed to view data</w:t>
        </w:r>
      </w:ins>
      <w:ins w:id="1089" w:author="Sudhanshu Satyam" w:date="2020-08-10T19:29:00Z">
        <w:r>
          <w:t>.</w:t>
        </w:r>
      </w:ins>
    </w:p>
    <w:p w14:paraId="315DC4C8" w14:textId="75620DE9" w:rsidR="00B2658C" w:rsidRDefault="00B2658C">
      <w:pPr>
        <w:rPr>
          <w:ins w:id="1090" w:author="Sudhanshu Satyam" w:date="2020-08-10T19:06:00Z"/>
        </w:rPr>
      </w:pPr>
      <w:ins w:id="1091" w:author="Sudhanshu Satyam" w:date="2020-08-10T19:04:00Z">
        <w:r>
          <w:rPr>
            <w:noProof/>
          </w:rPr>
          <w:lastRenderedPageBreak/>
          <w:drawing>
            <wp:inline distT="0" distB="0" distL="0" distR="0" wp14:anchorId="792177E3" wp14:editId="11E8AEB1">
              <wp:extent cx="5943600" cy="34036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403600"/>
                      </a:xfrm>
                      <a:prstGeom prst="rect">
                        <a:avLst/>
                      </a:prstGeom>
                    </pic:spPr>
                  </pic:pic>
                </a:graphicData>
              </a:graphic>
            </wp:inline>
          </w:drawing>
        </w:r>
      </w:ins>
    </w:p>
    <w:p w14:paraId="35CB5F00" w14:textId="4DBC941D" w:rsidR="00B2658C" w:rsidRDefault="00B2658C">
      <w:pPr>
        <w:rPr>
          <w:ins w:id="1092" w:author="Sudhanshu Satyam" w:date="2020-08-10T19:06:00Z"/>
        </w:rPr>
      </w:pPr>
      <w:ins w:id="1093" w:author="Sudhanshu Satyam" w:date="2020-08-10T19:06:00Z">
        <w:r>
          <w:rPr>
            <w:noProof/>
          </w:rPr>
          <w:drawing>
            <wp:inline distT="0" distB="0" distL="0" distR="0" wp14:anchorId="7BDB03C2" wp14:editId="45663FB7">
              <wp:extent cx="5943600" cy="27933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793365"/>
                      </a:xfrm>
                      <a:prstGeom prst="rect">
                        <a:avLst/>
                      </a:prstGeom>
                    </pic:spPr>
                  </pic:pic>
                </a:graphicData>
              </a:graphic>
            </wp:inline>
          </w:drawing>
        </w:r>
      </w:ins>
    </w:p>
    <w:p w14:paraId="5D3565DE" w14:textId="77777777" w:rsidR="00482EEA" w:rsidRDefault="00482EEA" w:rsidP="00482EEA">
      <w:pPr>
        <w:rPr>
          <w:ins w:id="1094" w:author="Sudhanshu Satyam" w:date="2020-08-10T19:32:00Z"/>
          <w:rFonts w:cstheme="minorHAnsi"/>
          <w:sz w:val="24"/>
          <w:szCs w:val="24"/>
        </w:rPr>
      </w:pPr>
    </w:p>
    <w:p w14:paraId="6491D2DB" w14:textId="6C33BA95" w:rsidR="00482EEA" w:rsidRDefault="00482EEA" w:rsidP="00482EEA">
      <w:pPr>
        <w:pStyle w:val="Heading1"/>
        <w:rPr>
          <w:ins w:id="1095" w:author="Sudhanshu Satyam" w:date="2020-08-10T19:32:00Z"/>
          <w:rFonts w:cstheme="minorHAnsi"/>
          <w:sz w:val="24"/>
          <w:szCs w:val="24"/>
        </w:rPr>
      </w:pPr>
      <w:bookmarkStart w:id="1096" w:name="_Toc49964175"/>
      <w:ins w:id="1097" w:author="Sudhanshu Satyam" w:date="2020-08-10T19:32:00Z">
        <w:r w:rsidRPr="002D4904">
          <w:rPr>
            <w:rStyle w:val="Heading1Char"/>
          </w:rPr>
          <w:t xml:space="preserve">Test the </w:t>
        </w:r>
      </w:ins>
      <w:ins w:id="1098" w:author="Sudhanshu Satyam" w:date="2020-08-10T19:34:00Z">
        <w:r w:rsidR="00EE5413">
          <w:rPr>
            <w:rStyle w:val="Heading1Char"/>
          </w:rPr>
          <w:t>Microservices</w:t>
        </w:r>
      </w:ins>
      <w:bookmarkEnd w:id="1096"/>
      <w:ins w:id="1099" w:author="Sudhanshu Satyam" w:date="2020-09-02T18:34:00Z">
        <w:r w:rsidR="007A4C0E">
          <w:rPr>
            <w:rStyle w:val="Heading1Char"/>
          </w:rPr>
          <w:t xml:space="preserve"> </w:t>
        </w:r>
      </w:ins>
      <w:ins w:id="1100" w:author="Sudhanshu Satyam" w:date="2020-08-10T19:32:00Z">
        <w:r w:rsidRPr="002D4904">
          <w:rPr>
            <w:rFonts w:cstheme="minorHAnsi"/>
            <w:sz w:val="24"/>
            <w:szCs w:val="24"/>
          </w:rPr>
          <w:t xml:space="preserve"> </w:t>
        </w:r>
      </w:ins>
    </w:p>
    <w:p w14:paraId="49531A43" w14:textId="0AD7D061" w:rsidR="00482EEA" w:rsidRPr="002D4904" w:rsidRDefault="00482EEA" w:rsidP="00482EEA">
      <w:pPr>
        <w:rPr>
          <w:ins w:id="1101" w:author="Sudhanshu Satyam" w:date="2020-08-10T19:32:00Z"/>
          <w:rFonts w:cstheme="minorHAnsi"/>
          <w:sz w:val="24"/>
          <w:szCs w:val="24"/>
        </w:rPr>
      </w:pPr>
      <w:ins w:id="1102" w:author="Sudhanshu Satyam" w:date="2020-08-10T19:32:00Z">
        <w:r w:rsidRPr="002D4904">
          <w:rPr>
            <w:rFonts w:cstheme="minorHAnsi"/>
            <w:sz w:val="24"/>
            <w:szCs w:val="24"/>
          </w:rPr>
          <w:t>After deploying on</w:t>
        </w:r>
      </w:ins>
      <w:ins w:id="1103" w:author="Sudhanshu Satyam" w:date="2020-09-02T17:48:00Z">
        <w:r w:rsidR="001C3245">
          <w:rPr>
            <w:rFonts w:cstheme="minorHAnsi"/>
            <w:sz w:val="24"/>
            <w:szCs w:val="24"/>
          </w:rPr>
          <w:t xml:space="preserve"> </w:t>
        </w:r>
      </w:ins>
      <w:ins w:id="1104" w:author="Sudhanshu Satyam" w:date="2020-08-10T19:32:00Z">
        <w:r w:rsidRPr="002D4904">
          <w:rPr>
            <w:rFonts w:cstheme="minorHAnsi"/>
            <w:sz w:val="24"/>
            <w:szCs w:val="24"/>
          </w:rPr>
          <w:t xml:space="preserve">Spring boot, the web services can be tested through </w:t>
        </w:r>
      </w:ins>
      <w:ins w:id="1105" w:author="Sudhanshu Satyam" w:date="2020-09-02T17:48:00Z">
        <w:r w:rsidR="001C3245">
          <w:rPr>
            <w:rFonts w:cstheme="minorHAnsi"/>
            <w:sz w:val="24"/>
            <w:szCs w:val="24"/>
          </w:rPr>
          <w:t>Postman</w:t>
        </w:r>
      </w:ins>
      <w:ins w:id="1106" w:author="Sudhanshu Satyam" w:date="2020-08-10T19:32:00Z">
        <w:r w:rsidRPr="002D4904">
          <w:rPr>
            <w:rFonts w:cstheme="minorHAnsi"/>
            <w:sz w:val="24"/>
            <w:szCs w:val="24"/>
          </w:rPr>
          <w:t xml:space="preserve">. </w:t>
        </w:r>
      </w:ins>
    </w:p>
    <w:p w14:paraId="14235C1A" w14:textId="1CDDE4AA" w:rsidR="00482EEA" w:rsidRPr="00B26D55" w:rsidRDefault="001C3245">
      <w:pPr>
        <w:pStyle w:val="Heading2"/>
        <w:numPr>
          <w:ilvl w:val="0"/>
          <w:numId w:val="12"/>
        </w:numPr>
        <w:rPr>
          <w:ins w:id="1107" w:author="Sudhanshu Satyam" w:date="2020-08-10T19:32:00Z"/>
        </w:rPr>
        <w:pPrChange w:id="1108" w:author="Sudhanshu Satyam" w:date="2020-08-10T19:32:00Z">
          <w:pPr>
            <w:pStyle w:val="Heading2"/>
            <w:numPr>
              <w:numId w:val="6"/>
            </w:numPr>
            <w:ind w:left="360" w:hanging="360"/>
          </w:pPr>
        </w:pPrChange>
      </w:pPr>
      <w:bookmarkStart w:id="1109" w:name="_Toc49964176"/>
      <w:ins w:id="1110" w:author="Sudhanshu Satyam" w:date="2020-09-02T17:48:00Z">
        <w:r>
          <w:t>Create collection in Postman</w:t>
        </w:r>
      </w:ins>
      <w:bookmarkEnd w:id="1109"/>
      <w:ins w:id="1111" w:author="Sudhanshu Satyam" w:date="2020-09-02T18:34:00Z">
        <w:r w:rsidR="007A4C0E">
          <w:t xml:space="preserve"> </w:t>
        </w:r>
      </w:ins>
    </w:p>
    <w:p w14:paraId="2B910A2B" w14:textId="3F7690E7" w:rsidR="00482EEA" w:rsidRDefault="00482EEA" w:rsidP="00482EEA">
      <w:pPr>
        <w:ind w:left="1080"/>
        <w:rPr>
          <w:ins w:id="1112" w:author="Sudhanshu Satyam" w:date="2020-09-02T17:51:00Z"/>
          <w:rFonts w:ascii="Helvetica" w:hAnsi="Helvetica" w:cs="Helvetica"/>
          <w:color w:val="505050"/>
          <w:sz w:val="18"/>
          <w:szCs w:val="18"/>
          <w:shd w:val="clear" w:color="auto" w:fill="FFFFFF"/>
        </w:rPr>
      </w:pPr>
      <w:ins w:id="1113" w:author="Sudhanshu Satyam" w:date="2020-08-10T19:32:00Z">
        <w:r w:rsidRPr="000B3C61">
          <w:rPr>
            <w:rFonts w:cstheme="minorHAnsi"/>
            <w:sz w:val="24"/>
            <w:szCs w:val="24"/>
          </w:rPr>
          <w:t xml:space="preserve">On </w:t>
        </w:r>
      </w:ins>
      <w:ins w:id="1114" w:author="Sudhanshu Satyam" w:date="2020-09-02T17:50:00Z">
        <w:r w:rsidR="001C3245">
          <w:rPr>
            <w:rFonts w:cstheme="minorHAnsi"/>
            <w:sz w:val="24"/>
            <w:szCs w:val="24"/>
          </w:rPr>
          <w:t>Postman</w:t>
        </w:r>
      </w:ins>
      <w:ins w:id="1115" w:author="Sudhanshu Satyam" w:date="2020-08-10T19:32:00Z">
        <w:r w:rsidRPr="000B3C61">
          <w:rPr>
            <w:rFonts w:cstheme="minorHAnsi"/>
            <w:sz w:val="24"/>
            <w:szCs w:val="24"/>
          </w:rPr>
          <w:t xml:space="preserve">, create a new </w:t>
        </w:r>
      </w:ins>
      <w:ins w:id="1116" w:author="Sudhanshu Satyam" w:date="2020-09-02T17:51:00Z">
        <w:r w:rsidR="001C3245">
          <w:rPr>
            <w:rFonts w:cstheme="minorHAnsi"/>
            <w:sz w:val="24"/>
            <w:szCs w:val="24"/>
          </w:rPr>
          <w:t>collection and under this collection, create a new request. E</w:t>
        </w:r>
      </w:ins>
      <w:ins w:id="1117" w:author="Sudhanshu Satyam" w:date="2020-08-10T19:32:00Z">
        <w:r w:rsidRPr="000B3C61">
          <w:rPr>
            <w:rFonts w:cstheme="minorHAnsi"/>
            <w:sz w:val="24"/>
            <w:szCs w:val="24"/>
          </w:rPr>
          <w:t>nter the URL</w:t>
        </w:r>
      </w:ins>
      <w:ins w:id="1118" w:author="Sudhanshu Satyam" w:date="2020-09-02T17:51:00Z">
        <w:r w:rsidR="001C3245">
          <w:rPr>
            <w:rFonts w:cstheme="minorHAnsi"/>
            <w:sz w:val="24"/>
            <w:szCs w:val="24"/>
          </w:rPr>
          <w:t xml:space="preserve">: </w:t>
        </w:r>
        <w:r w:rsidR="001C3245">
          <w:rPr>
            <w:rFonts w:ascii="Helvetica" w:hAnsi="Helvetica" w:cs="Helvetica"/>
            <w:color w:val="505050"/>
            <w:sz w:val="18"/>
            <w:szCs w:val="18"/>
            <w:shd w:val="clear" w:color="auto" w:fill="FFFFFF"/>
          </w:rPr>
          <w:fldChar w:fldCharType="begin"/>
        </w:r>
        <w:r w:rsidR="001C3245">
          <w:rPr>
            <w:rFonts w:ascii="Helvetica" w:hAnsi="Helvetica" w:cs="Helvetica"/>
            <w:color w:val="505050"/>
            <w:sz w:val="18"/>
            <w:szCs w:val="18"/>
            <w:shd w:val="clear" w:color="auto" w:fill="FFFFFF"/>
          </w:rPr>
          <w:instrText xml:space="preserve"> HYPERLINK "http://localhost:9091/drama/persistData" </w:instrText>
        </w:r>
        <w:r w:rsidR="001C3245">
          <w:rPr>
            <w:rFonts w:ascii="Helvetica" w:hAnsi="Helvetica" w:cs="Helvetica"/>
            <w:color w:val="505050"/>
            <w:sz w:val="18"/>
            <w:szCs w:val="18"/>
            <w:shd w:val="clear" w:color="auto" w:fill="FFFFFF"/>
          </w:rPr>
          <w:fldChar w:fldCharType="separate"/>
        </w:r>
        <w:r w:rsidR="001C3245" w:rsidRPr="001E7B28">
          <w:rPr>
            <w:rStyle w:val="Hyperlink"/>
            <w:rFonts w:ascii="Helvetica" w:hAnsi="Helvetica" w:cs="Helvetica"/>
            <w:sz w:val="18"/>
            <w:szCs w:val="18"/>
            <w:shd w:val="clear" w:color="auto" w:fill="FFFFFF"/>
          </w:rPr>
          <w:t>http://localhost:9091/drama/persistData</w:t>
        </w:r>
        <w:r w:rsidR="001C3245">
          <w:rPr>
            <w:rFonts w:ascii="Helvetica" w:hAnsi="Helvetica" w:cs="Helvetica"/>
            <w:color w:val="505050"/>
            <w:sz w:val="18"/>
            <w:szCs w:val="18"/>
            <w:shd w:val="clear" w:color="auto" w:fill="FFFFFF"/>
          </w:rPr>
          <w:fldChar w:fldCharType="end"/>
        </w:r>
      </w:ins>
      <w:ins w:id="1119" w:author="Sudhanshu Satyam" w:date="2020-09-02T17:53:00Z">
        <w:r w:rsidR="001C3245">
          <w:rPr>
            <w:rFonts w:ascii="Helvetica" w:hAnsi="Helvetica" w:cs="Helvetica"/>
            <w:color w:val="505050"/>
            <w:sz w:val="18"/>
            <w:szCs w:val="18"/>
            <w:shd w:val="clear" w:color="auto" w:fill="FFFFFF"/>
          </w:rPr>
          <w:t xml:space="preserve"> and send the request in Json body as shown below:</w:t>
        </w:r>
      </w:ins>
    </w:p>
    <w:p w14:paraId="1D1E5E90" w14:textId="7DED4999" w:rsidR="001C3245" w:rsidRPr="000B3C61" w:rsidRDefault="001C3245">
      <w:pPr>
        <w:rPr>
          <w:ins w:id="1120" w:author="Sudhanshu Satyam" w:date="2020-08-10T19:32:00Z"/>
          <w:rFonts w:cstheme="minorHAnsi"/>
          <w:sz w:val="24"/>
          <w:szCs w:val="24"/>
        </w:rPr>
        <w:pPrChange w:id="1121" w:author="Sudhanshu Satyam" w:date="2020-09-02T17:52:00Z">
          <w:pPr>
            <w:ind w:left="1080"/>
          </w:pPr>
        </w:pPrChange>
      </w:pPr>
      <w:ins w:id="1122" w:author="Sudhanshu Satyam" w:date="2020-09-02T17:52:00Z">
        <w:r>
          <w:rPr>
            <w:noProof/>
          </w:rPr>
          <w:lastRenderedPageBreak/>
          <w:drawing>
            <wp:inline distT="0" distB="0" distL="0" distR="0" wp14:anchorId="132D7569" wp14:editId="2B965918">
              <wp:extent cx="5943600" cy="34378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437890"/>
                      </a:xfrm>
                      <a:prstGeom prst="rect">
                        <a:avLst/>
                      </a:prstGeom>
                    </pic:spPr>
                  </pic:pic>
                </a:graphicData>
              </a:graphic>
            </wp:inline>
          </w:drawing>
        </w:r>
      </w:ins>
    </w:p>
    <w:p w14:paraId="200E0A71" w14:textId="3D502863" w:rsidR="00446AF1" w:rsidRDefault="00446AF1" w:rsidP="00446AF1">
      <w:pPr>
        <w:pStyle w:val="Heading2"/>
        <w:numPr>
          <w:ilvl w:val="0"/>
          <w:numId w:val="12"/>
        </w:numPr>
        <w:rPr>
          <w:ins w:id="1123" w:author="Sudhanshu Satyam" w:date="2020-09-02T18:01:00Z"/>
        </w:rPr>
      </w:pPr>
      <w:bookmarkStart w:id="1124" w:name="_Toc49964177"/>
      <w:ins w:id="1125" w:author="Sudhanshu Satyam" w:date="2020-09-02T18:01:00Z">
        <w:r>
          <w:t>Create actor-service request</w:t>
        </w:r>
      </w:ins>
      <w:bookmarkEnd w:id="1124"/>
      <w:ins w:id="1126" w:author="Sudhanshu Satyam" w:date="2020-09-02T18:34:00Z">
        <w:r w:rsidR="007A4C0E">
          <w:t xml:space="preserve"> </w:t>
        </w:r>
      </w:ins>
    </w:p>
    <w:p w14:paraId="132850F4" w14:textId="31D31EF3" w:rsidR="00446AF1" w:rsidRPr="00446AF1" w:rsidRDefault="00446AF1">
      <w:pPr>
        <w:pStyle w:val="ListParagraph"/>
        <w:rPr>
          <w:ins w:id="1127" w:author="Sudhanshu Satyam" w:date="2020-09-02T18:01:00Z"/>
          <w:rFonts w:ascii="Helvetica" w:hAnsi="Helvetica" w:cs="Helvetica"/>
          <w:color w:val="505050"/>
          <w:sz w:val="18"/>
          <w:szCs w:val="18"/>
          <w:shd w:val="clear" w:color="auto" w:fill="FFFFFF"/>
          <w:rPrChange w:id="1128" w:author="Sudhanshu Satyam" w:date="2020-09-02T18:03:00Z">
            <w:rPr>
              <w:ins w:id="1129" w:author="Sudhanshu Satyam" w:date="2020-09-02T18:01:00Z"/>
              <w:rFonts w:cstheme="minorHAnsi"/>
              <w:sz w:val="24"/>
              <w:szCs w:val="24"/>
            </w:rPr>
          </w:rPrChange>
        </w:rPr>
        <w:pPrChange w:id="1130" w:author="Sudhanshu Satyam" w:date="2020-09-02T18:03:00Z">
          <w:pPr/>
        </w:pPrChange>
      </w:pPr>
      <w:ins w:id="1131" w:author="Sudhanshu Satyam" w:date="2020-09-02T18:01:00Z">
        <w:r w:rsidRPr="00B551E8">
          <w:rPr>
            <w:rFonts w:cstheme="minorHAnsi"/>
            <w:sz w:val="24"/>
            <w:szCs w:val="24"/>
          </w:rPr>
          <w:t xml:space="preserve">Similarly, create a separate request and enter the URL : </w:t>
        </w:r>
        <w:r w:rsidRPr="00B551E8">
          <w:rPr>
            <w:rFonts w:ascii="Helvetica" w:hAnsi="Helvetica" w:cs="Helvetica"/>
            <w:color w:val="505050"/>
            <w:sz w:val="18"/>
            <w:szCs w:val="18"/>
            <w:shd w:val="clear" w:color="auto" w:fill="FFFFFF"/>
          </w:rPr>
          <w:fldChar w:fldCharType="begin"/>
        </w:r>
        <w:r w:rsidRPr="00B551E8">
          <w:rPr>
            <w:rFonts w:ascii="Helvetica" w:hAnsi="Helvetica" w:cs="Helvetica"/>
            <w:color w:val="505050"/>
            <w:sz w:val="18"/>
            <w:szCs w:val="18"/>
            <w:shd w:val="clear" w:color="auto" w:fill="FFFFFF"/>
          </w:rPr>
          <w:instrText xml:space="preserve"> HYPERLINK "http://localhost:9092/actor/persistData" </w:instrText>
        </w:r>
        <w:r w:rsidRPr="00B551E8">
          <w:rPr>
            <w:rFonts w:ascii="Helvetica" w:hAnsi="Helvetica" w:cs="Helvetica"/>
            <w:color w:val="505050"/>
            <w:sz w:val="18"/>
            <w:szCs w:val="18"/>
            <w:shd w:val="clear" w:color="auto" w:fill="FFFFFF"/>
          </w:rPr>
          <w:fldChar w:fldCharType="separate"/>
        </w:r>
        <w:r w:rsidRPr="00B551E8">
          <w:rPr>
            <w:rStyle w:val="Hyperlink"/>
            <w:rFonts w:ascii="Helvetica" w:hAnsi="Helvetica" w:cs="Helvetica"/>
            <w:sz w:val="18"/>
            <w:szCs w:val="18"/>
            <w:shd w:val="clear" w:color="auto" w:fill="FFFFFF"/>
          </w:rPr>
          <w:t>http://localhost:9092/actor/persistData</w:t>
        </w:r>
        <w:r w:rsidRPr="00B551E8">
          <w:rPr>
            <w:rFonts w:ascii="Helvetica" w:hAnsi="Helvetica" w:cs="Helvetica"/>
            <w:color w:val="505050"/>
            <w:sz w:val="18"/>
            <w:szCs w:val="18"/>
            <w:shd w:val="clear" w:color="auto" w:fill="FFFFFF"/>
          </w:rPr>
          <w:fldChar w:fldCharType="end"/>
        </w:r>
      </w:ins>
      <w:ins w:id="1132" w:author="Sudhanshu Satyam" w:date="2020-09-02T18:03:00Z">
        <w:r>
          <w:rPr>
            <w:rFonts w:ascii="Helvetica" w:hAnsi="Helvetica" w:cs="Helvetica"/>
            <w:color w:val="505050"/>
            <w:sz w:val="18"/>
            <w:szCs w:val="18"/>
            <w:shd w:val="clear" w:color="auto" w:fill="FFFFFF"/>
          </w:rPr>
          <w:t xml:space="preserve"> </w:t>
        </w:r>
      </w:ins>
      <w:ins w:id="1133" w:author="Sudhanshu Satyam" w:date="2020-09-02T18:01:00Z">
        <w:r>
          <w:rPr>
            <w:rFonts w:ascii="Helvetica" w:hAnsi="Helvetica" w:cs="Helvetica"/>
            <w:color w:val="505050"/>
            <w:sz w:val="18"/>
            <w:szCs w:val="18"/>
            <w:shd w:val="clear" w:color="auto" w:fill="FFFFFF"/>
          </w:rPr>
          <w:t>And send the request in Json body as shown below:</w:t>
        </w:r>
      </w:ins>
    </w:p>
    <w:p w14:paraId="0CB65F95" w14:textId="77777777" w:rsidR="00446AF1" w:rsidRDefault="00446AF1" w:rsidP="00446AF1">
      <w:pPr>
        <w:rPr>
          <w:ins w:id="1134" w:author="Sudhanshu Satyam" w:date="2020-09-02T18:01:00Z"/>
          <w:rFonts w:cstheme="minorHAnsi"/>
          <w:sz w:val="24"/>
          <w:szCs w:val="24"/>
        </w:rPr>
      </w:pPr>
      <w:ins w:id="1135" w:author="Sudhanshu Satyam" w:date="2020-09-02T18:01:00Z">
        <w:r>
          <w:rPr>
            <w:noProof/>
          </w:rPr>
          <w:drawing>
            <wp:inline distT="0" distB="0" distL="0" distR="0" wp14:anchorId="4B7DA0C8" wp14:editId="2D8E07B4">
              <wp:extent cx="5943600" cy="376491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764915"/>
                      </a:xfrm>
                      <a:prstGeom prst="rect">
                        <a:avLst/>
                      </a:prstGeom>
                    </pic:spPr>
                  </pic:pic>
                </a:graphicData>
              </a:graphic>
            </wp:inline>
          </w:drawing>
        </w:r>
      </w:ins>
    </w:p>
    <w:p w14:paraId="1C370EA4" w14:textId="38F676CF" w:rsidR="00446AF1" w:rsidRPr="00446AF1" w:rsidRDefault="00446AF1">
      <w:pPr>
        <w:rPr>
          <w:ins w:id="1136" w:author="Sudhanshu Satyam" w:date="2020-09-02T17:59:00Z"/>
          <w:rPrChange w:id="1137" w:author="Sudhanshu Satyam" w:date="2020-09-02T18:01:00Z">
            <w:rPr>
              <w:ins w:id="1138" w:author="Sudhanshu Satyam" w:date="2020-09-02T17:59:00Z"/>
            </w:rPr>
          </w:rPrChange>
        </w:rPr>
        <w:pPrChange w:id="1139" w:author="Sudhanshu Satyam" w:date="2020-09-02T18:02:00Z">
          <w:pPr>
            <w:pStyle w:val="Heading2"/>
          </w:pPr>
        </w:pPrChange>
      </w:pPr>
    </w:p>
    <w:p w14:paraId="4352EB7C" w14:textId="39C58A58" w:rsidR="00446AF1" w:rsidRDefault="00446AF1" w:rsidP="00446AF1">
      <w:pPr>
        <w:pStyle w:val="Heading2"/>
        <w:numPr>
          <w:ilvl w:val="0"/>
          <w:numId w:val="12"/>
        </w:numPr>
        <w:rPr>
          <w:ins w:id="1140" w:author="Sudhanshu Satyam" w:date="2020-09-02T18:03:00Z"/>
        </w:rPr>
      </w:pPr>
      <w:bookmarkStart w:id="1141" w:name="_Toc49964178"/>
      <w:ins w:id="1142" w:author="Sudhanshu Satyam" w:date="2020-09-02T18:02:00Z">
        <w:r>
          <w:t xml:space="preserve">Microservice </w:t>
        </w:r>
      </w:ins>
      <w:ins w:id="1143" w:author="Sudhanshu Satyam" w:date="2020-09-02T18:05:00Z">
        <w:r w:rsidR="00515ADE">
          <w:t>Inter-</w:t>
        </w:r>
      </w:ins>
      <w:ins w:id="1144" w:author="Sudhanshu Satyam" w:date="2020-09-02T18:04:00Z">
        <w:r w:rsidR="00985CBE">
          <w:t>communication</w:t>
        </w:r>
      </w:ins>
      <w:bookmarkEnd w:id="1141"/>
      <w:ins w:id="1145" w:author="Sudhanshu Satyam" w:date="2020-09-02T18:35:00Z">
        <w:r w:rsidR="007A4C0E">
          <w:t xml:space="preserve"> </w:t>
        </w:r>
      </w:ins>
    </w:p>
    <w:p w14:paraId="5912431E" w14:textId="77777777" w:rsidR="00446AF1" w:rsidRPr="00446AF1" w:rsidRDefault="00446AF1" w:rsidP="00446AF1">
      <w:pPr>
        <w:pStyle w:val="ListParagraph"/>
        <w:numPr>
          <w:ilvl w:val="0"/>
          <w:numId w:val="12"/>
        </w:numPr>
        <w:rPr>
          <w:ins w:id="1146" w:author="Sudhanshu Satyam" w:date="2020-09-02T18:03:00Z"/>
          <w:rFonts w:cstheme="minorHAnsi"/>
          <w:sz w:val="24"/>
          <w:szCs w:val="24"/>
        </w:rPr>
      </w:pPr>
      <w:ins w:id="1147" w:author="Sudhanshu Satyam" w:date="2020-09-02T18:03:00Z">
        <w:r w:rsidRPr="00446AF1">
          <w:rPr>
            <w:rFonts w:cstheme="minorHAnsi"/>
            <w:sz w:val="24"/>
            <w:szCs w:val="24"/>
          </w:rPr>
          <w:t>It can also be accessed from main service(drama-service) on browser by entering URL :</w:t>
        </w:r>
        <w:r w:rsidRPr="00C67A25">
          <w:t xml:space="preserve"> </w:t>
        </w:r>
        <w:r w:rsidRPr="00446AF1">
          <w:rPr>
            <w:rFonts w:cstheme="minorHAnsi"/>
            <w:sz w:val="24"/>
            <w:szCs w:val="24"/>
          </w:rPr>
          <w:fldChar w:fldCharType="begin"/>
        </w:r>
        <w:r w:rsidRPr="00446AF1">
          <w:rPr>
            <w:rFonts w:cstheme="minorHAnsi"/>
            <w:sz w:val="24"/>
            <w:szCs w:val="24"/>
          </w:rPr>
          <w:instrText xml:space="preserve"> HYPERLINK "http://localhost:9091/drama/acts" </w:instrText>
        </w:r>
        <w:r w:rsidRPr="00446AF1">
          <w:rPr>
            <w:rFonts w:cstheme="minorHAnsi"/>
            <w:sz w:val="24"/>
            <w:szCs w:val="24"/>
          </w:rPr>
          <w:fldChar w:fldCharType="separate"/>
        </w:r>
        <w:r w:rsidRPr="00446AF1">
          <w:rPr>
            <w:rStyle w:val="Hyperlink"/>
            <w:rFonts w:cstheme="minorHAnsi"/>
            <w:sz w:val="24"/>
            <w:szCs w:val="24"/>
          </w:rPr>
          <w:t>http://localhost:9091/drama/acts</w:t>
        </w:r>
        <w:r w:rsidRPr="00446AF1">
          <w:rPr>
            <w:rFonts w:cstheme="minorHAnsi"/>
            <w:sz w:val="24"/>
            <w:szCs w:val="24"/>
          </w:rPr>
          <w:fldChar w:fldCharType="end"/>
        </w:r>
      </w:ins>
    </w:p>
    <w:p w14:paraId="2CA5BFD9" w14:textId="77777777" w:rsidR="00446AF1" w:rsidRPr="00446AF1" w:rsidRDefault="00446AF1" w:rsidP="00446AF1">
      <w:pPr>
        <w:pStyle w:val="ListParagraph"/>
        <w:numPr>
          <w:ilvl w:val="0"/>
          <w:numId w:val="12"/>
        </w:numPr>
        <w:rPr>
          <w:ins w:id="1148" w:author="Sudhanshu Satyam" w:date="2020-09-02T18:03:00Z"/>
          <w:rFonts w:cstheme="minorHAnsi"/>
          <w:sz w:val="24"/>
          <w:szCs w:val="24"/>
        </w:rPr>
      </w:pPr>
      <w:ins w:id="1149" w:author="Sudhanshu Satyam" w:date="2020-09-02T18:03:00Z">
        <w:r>
          <w:rPr>
            <w:noProof/>
          </w:rPr>
          <w:drawing>
            <wp:inline distT="0" distB="0" distL="0" distR="0" wp14:anchorId="6DBDBB86" wp14:editId="22CFFFC3">
              <wp:extent cx="5943600" cy="1333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333500"/>
                      </a:xfrm>
                      <a:prstGeom prst="rect">
                        <a:avLst/>
                      </a:prstGeom>
                    </pic:spPr>
                  </pic:pic>
                </a:graphicData>
              </a:graphic>
            </wp:inline>
          </w:drawing>
        </w:r>
      </w:ins>
    </w:p>
    <w:p w14:paraId="4CCD715C" w14:textId="77777777" w:rsidR="00446AF1" w:rsidRPr="00446AF1" w:rsidRDefault="00446AF1">
      <w:pPr>
        <w:rPr>
          <w:ins w:id="1150" w:author="Sudhanshu Satyam" w:date="2020-09-02T18:02:00Z"/>
          <w:rPrChange w:id="1151" w:author="Sudhanshu Satyam" w:date="2020-09-02T18:03:00Z">
            <w:rPr>
              <w:ins w:id="1152" w:author="Sudhanshu Satyam" w:date="2020-09-02T18:02:00Z"/>
            </w:rPr>
          </w:rPrChange>
        </w:rPr>
        <w:pPrChange w:id="1153" w:author="Sudhanshu Satyam" w:date="2020-09-02T18:03:00Z">
          <w:pPr>
            <w:pStyle w:val="Heading2"/>
          </w:pPr>
        </w:pPrChange>
      </w:pPr>
    </w:p>
    <w:p w14:paraId="5C5F01CA" w14:textId="57E3A10D" w:rsidR="00EC677C" w:rsidRDefault="00EC677C" w:rsidP="00EC677C">
      <w:pPr>
        <w:pStyle w:val="Heading2"/>
        <w:numPr>
          <w:ilvl w:val="0"/>
          <w:numId w:val="10"/>
        </w:numPr>
        <w:rPr>
          <w:ins w:id="1154" w:author="Sudhanshu Satyam" w:date="2020-09-02T18:17:00Z"/>
        </w:rPr>
      </w:pPr>
      <w:bookmarkStart w:id="1155" w:name="_Toc49964179"/>
      <w:ins w:id="1156" w:author="Sudhanshu Satyam" w:date="2020-09-02T18:17:00Z">
        <w:r>
          <w:t>Hystrix-breaker response</w:t>
        </w:r>
        <w:bookmarkEnd w:id="1155"/>
        <w:r>
          <w:t xml:space="preserve"> </w:t>
        </w:r>
      </w:ins>
    </w:p>
    <w:p w14:paraId="52A662F6" w14:textId="73E95D29" w:rsidR="00EC677C" w:rsidRDefault="00EC677C" w:rsidP="00EC677C">
      <w:pPr>
        <w:rPr>
          <w:ins w:id="1157" w:author="Sudhanshu Satyam" w:date="2020-09-02T18:19:00Z"/>
        </w:rPr>
      </w:pPr>
      <w:ins w:id="1158" w:author="Sudhanshu Satyam" w:date="2020-09-02T18:17:00Z">
        <w:r>
          <w:t>This response gets enabled</w:t>
        </w:r>
      </w:ins>
      <w:ins w:id="1159" w:author="Sudhanshu Satyam" w:date="2020-09-02T18:18:00Z">
        <w:r>
          <w:t xml:space="preserve"> only when any of the running Microservice goes down from running state. For our demo, We have stopped actor-service and a</w:t>
        </w:r>
      </w:ins>
      <w:ins w:id="1160" w:author="Sudhanshu Satyam" w:date="2020-09-02T18:19:00Z">
        <w:r>
          <w:t>nalyzed response in postman.</w:t>
        </w:r>
      </w:ins>
      <w:ins w:id="1161" w:author="Sudhanshu Satyam" w:date="2020-09-02T18:20:00Z">
        <w:r>
          <w:t xml:space="preserve"> </w:t>
        </w:r>
      </w:ins>
    </w:p>
    <w:p w14:paraId="333C97A9" w14:textId="35A4F2E1" w:rsidR="00EC677C" w:rsidRPr="00EC677C" w:rsidRDefault="00EC677C">
      <w:pPr>
        <w:rPr>
          <w:ins w:id="1162" w:author="Sudhanshu Satyam" w:date="2020-09-02T18:17:00Z"/>
          <w:rPrChange w:id="1163" w:author="Sudhanshu Satyam" w:date="2020-09-02T18:17:00Z">
            <w:rPr>
              <w:ins w:id="1164" w:author="Sudhanshu Satyam" w:date="2020-09-02T18:17:00Z"/>
            </w:rPr>
          </w:rPrChange>
        </w:rPr>
        <w:pPrChange w:id="1165" w:author="Sudhanshu Satyam" w:date="2020-09-02T18:17:00Z">
          <w:pPr>
            <w:pStyle w:val="Heading2"/>
            <w:numPr>
              <w:numId w:val="10"/>
            </w:numPr>
            <w:ind w:left="720" w:hanging="360"/>
          </w:pPr>
        </w:pPrChange>
      </w:pPr>
      <w:ins w:id="1166" w:author="Sudhanshu Satyam" w:date="2020-09-02T18:20:00Z">
        <w:r>
          <w:rPr>
            <w:noProof/>
          </w:rPr>
          <w:drawing>
            <wp:inline distT="0" distB="0" distL="0" distR="0" wp14:anchorId="14067BF4" wp14:editId="70291A78">
              <wp:extent cx="5943600" cy="180784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807845"/>
                      </a:xfrm>
                      <a:prstGeom prst="rect">
                        <a:avLst/>
                      </a:prstGeom>
                    </pic:spPr>
                  </pic:pic>
                </a:graphicData>
              </a:graphic>
            </wp:inline>
          </w:drawing>
        </w:r>
      </w:ins>
    </w:p>
    <w:p w14:paraId="7766FF6D" w14:textId="30A97515" w:rsidR="00EC677C" w:rsidRPr="00EC677C" w:rsidRDefault="00EC677C">
      <w:pPr>
        <w:rPr>
          <w:ins w:id="1167" w:author="Sudhanshu Satyam" w:date="2020-09-02T18:17:00Z"/>
          <w:rPrChange w:id="1168" w:author="Sudhanshu Satyam" w:date="2020-09-02T18:17:00Z">
            <w:rPr>
              <w:ins w:id="1169" w:author="Sudhanshu Satyam" w:date="2020-09-02T18:17:00Z"/>
            </w:rPr>
          </w:rPrChange>
        </w:rPr>
        <w:pPrChange w:id="1170" w:author="Sudhanshu Satyam" w:date="2020-09-02T18:17:00Z">
          <w:pPr>
            <w:pStyle w:val="Heading2"/>
          </w:pPr>
        </w:pPrChange>
      </w:pPr>
      <w:ins w:id="1171" w:author="Sudhanshu Satyam" w:date="2020-09-02T18:20:00Z">
        <w:r>
          <w:t>After the service is restarted, the communication gets established.</w:t>
        </w:r>
      </w:ins>
    </w:p>
    <w:p w14:paraId="6FFD73CD" w14:textId="2C09A40F" w:rsidR="00EC677C" w:rsidRDefault="00EC677C" w:rsidP="00EC677C">
      <w:pPr>
        <w:pStyle w:val="Heading2"/>
        <w:numPr>
          <w:ilvl w:val="0"/>
          <w:numId w:val="10"/>
        </w:numPr>
        <w:rPr>
          <w:ins w:id="1172" w:author="Sudhanshu Satyam" w:date="2020-09-02T18:22:00Z"/>
        </w:rPr>
      </w:pPr>
      <w:bookmarkStart w:id="1173" w:name="_Toc49964180"/>
      <w:ins w:id="1174" w:author="Sudhanshu Satyam" w:date="2020-09-02T18:22:00Z">
        <w:r>
          <w:t>Hystrix-dashboard</w:t>
        </w:r>
        <w:bookmarkEnd w:id="1173"/>
      </w:ins>
    </w:p>
    <w:p w14:paraId="59375785" w14:textId="0D341BA9" w:rsidR="00EC677C" w:rsidRDefault="00EC677C" w:rsidP="00EC677C">
      <w:pPr>
        <w:rPr>
          <w:ins w:id="1175" w:author="Sudhanshu Satyam" w:date="2020-09-02T18:24:00Z"/>
        </w:rPr>
      </w:pPr>
      <w:ins w:id="1176" w:author="Sudhanshu Satyam" w:date="2020-09-02T18:23:00Z">
        <w:r>
          <w:t>Hystrix dashboard enables user to visualize performance metrics. It can be ini</w:t>
        </w:r>
      </w:ins>
      <w:ins w:id="1177" w:author="Sudhanshu Satyam" w:date="2020-09-02T18:24:00Z">
        <w:r>
          <w:t xml:space="preserve">tiated by sending request on URL : </w:t>
        </w:r>
        <w:r>
          <w:fldChar w:fldCharType="begin"/>
        </w:r>
        <w:r>
          <w:instrText xml:space="preserve"> HYPERLINK "</w:instrText>
        </w:r>
        <w:r w:rsidRPr="00EC677C">
          <w:instrText>http://localhost:9091/hystrix</w:instrText>
        </w:r>
        <w:r>
          <w:instrText xml:space="preserve">" </w:instrText>
        </w:r>
        <w:r>
          <w:fldChar w:fldCharType="separate"/>
        </w:r>
        <w:r w:rsidRPr="001E7B28">
          <w:rPr>
            <w:rStyle w:val="Hyperlink"/>
          </w:rPr>
          <w:t>http://localhost:9091/hystrix</w:t>
        </w:r>
        <w:r>
          <w:fldChar w:fldCharType="end"/>
        </w:r>
        <w:r>
          <w:t xml:space="preserve"> and providin</w:t>
        </w:r>
      </w:ins>
      <w:ins w:id="1178" w:author="Sudhanshu Satyam" w:date="2020-09-02T18:25:00Z">
        <w:r>
          <w:t>g input as stated below:</w:t>
        </w:r>
      </w:ins>
    </w:p>
    <w:p w14:paraId="2B9BEE2C" w14:textId="2315C7DC" w:rsidR="00EC677C" w:rsidRDefault="00EC677C" w:rsidP="00EC677C">
      <w:pPr>
        <w:rPr>
          <w:ins w:id="1179" w:author="Sudhanshu Satyam" w:date="2020-09-02T18:25:00Z"/>
        </w:rPr>
      </w:pPr>
      <w:ins w:id="1180" w:author="Sudhanshu Satyam" w:date="2020-09-02T18:24:00Z">
        <w:r>
          <w:rPr>
            <w:noProof/>
          </w:rPr>
          <w:lastRenderedPageBreak/>
          <w:drawing>
            <wp:inline distT="0" distB="0" distL="0" distR="0" wp14:anchorId="65A18009" wp14:editId="7E089CE2">
              <wp:extent cx="5943600" cy="29946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94660"/>
                      </a:xfrm>
                      <a:prstGeom prst="rect">
                        <a:avLst/>
                      </a:prstGeom>
                    </pic:spPr>
                  </pic:pic>
                </a:graphicData>
              </a:graphic>
            </wp:inline>
          </w:drawing>
        </w:r>
      </w:ins>
    </w:p>
    <w:p w14:paraId="15A115DF" w14:textId="426E6009" w:rsidR="00EC677C" w:rsidRDefault="00EC677C" w:rsidP="00EC677C">
      <w:pPr>
        <w:rPr>
          <w:ins w:id="1181" w:author="Sudhanshu Satyam" w:date="2020-09-02T18:26:00Z"/>
        </w:rPr>
      </w:pPr>
      <w:ins w:id="1182" w:author="Sudhanshu Satyam" w:date="2020-09-02T18:25:00Z">
        <w:r>
          <w:t>On clicking Monitor Stream, We can visualize performance metrics as sh</w:t>
        </w:r>
      </w:ins>
      <w:ins w:id="1183" w:author="Sudhanshu Satyam" w:date="2020-09-02T18:26:00Z">
        <w:r>
          <w:t>own below :</w:t>
        </w:r>
      </w:ins>
    </w:p>
    <w:p w14:paraId="1F671236" w14:textId="725013C9" w:rsidR="00EC677C" w:rsidRPr="00EC677C" w:rsidRDefault="00EC677C">
      <w:pPr>
        <w:rPr>
          <w:ins w:id="1184" w:author="Sudhanshu Satyam" w:date="2020-09-02T18:22:00Z"/>
          <w:rPrChange w:id="1185" w:author="Sudhanshu Satyam" w:date="2020-09-02T18:22:00Z">
            <w:rPr>
              <w:ins w:id="1186" w:author="Sudhanshu Satyam" w:date="2020-09-02T18:22:00Z"/>
            </w:rPr>
          </w:rPrChange>
        </w:rPr>
        <w:pPrChange w:id="1187" w:author="Sudhanshu Satyam" w:date="2020-09-02T18:22:00Z">
          <w:pPr>
            <w:pStyle w:val="Heading2"/>
          </w:pPr>
        </w:pPrChange>
      </w:pPr>
      <w:ins w:id="1188" w:author="Sudhanshu Satyam" w:date="2020-09-02T18:26:00Z">
        <w:r>
          <w:rPr>
            <w:noProof/>
          </w:rPr>
          <w:drawing>
            <wp:inline distT="0" distB="0" distL="0" distR="0" wp14:anchorId="05140BC5" wp14:editId="73D8C238">
              <wp:extent cx="5943600" cy="3367405"/>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67405"/>
                      </a:xfrm>
                      <a:prstGeom prst="rect">
                        <a:avLst/>
                      </a:prstGeom>
                    </pic:spPr>
                  </pic:pic>
                </a:graphicData>
              </a:graphic>
            </wp:inline>
          </w:drawing>
        </w:r>
      </w:ins>
    </w:p>
    <w:sectPr w:rsidR="00EC677C" w:rsidRPr="00EC677C">
      <w:headerReference w:type="default" r:id="rId59"/>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284C10" w14:textId="77777777" w:rsidR="006428C3" w:rsidRDefault="006428C3" w:rsidP="00F377D0">
      <w:pPr>
        <w:spacing w:after="0" w:line="240" w:lineRule="auto"/>
      </w:pPr>
      <w:r>
        <w:separator/>
      </w:r>
    </w:p>
  </w:endnote>
  <w:endnote w:type="continuationSeparator" w:id="0">
    <w:p w14:paraId="640392CB" w14:textId="77777777" w:rsidR="006428C3" w:rsidRDefault="006428C3" w:rsidP="00F37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465B7" w14:textId="77777777" w:rsidR="007211AC" w:rsidRDefault="007211AC">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5662B6B" w14:textId="58770CD1" w:rsidR="007211AC" w:rsidRDefault="007211AC">
    <w:pPr>
      <w:pStyle w:val="Footer"/>
    </w:pPr>
    <w:r>
      <w:t>IBM INTERNAL -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5DFEC2" w14:textId="77777777" w:rsidR="006428C3" w:rsidRDefault="006428C3" w:rsidP="00F377D0">
      <w:pPr>
        <w:spacing w:after="0" w:line="240" w:lineRule="auto"/>
      </w:pPr>
      <w:r>
        <w:separator/>
      </w:r>
    </w:p>
  </w:footnote>
  <w:footnote w:type="continuationSeparator" w:id="0">
    <w:p w14:paraId="6AEF0BA0" w14:textId="77777777" w:rsidR="006428C3" w:rsidRDefault="006428C3" w:rsidP="00F377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60F18" w14:textId="159CF9DD" w:rsidR="007211AC" w:rsidRDefault="007211AC">
    <w:pPr>
      <w:pStyle w:val="Header"/>
    </w:pPr>
    <w:r>
      <w:tab/>
    </w:r>
    <w:r>
      <w:tab/>
    </w:r>
    <w:r w:rsidRPr="0096380C">
      <w:rPr>
        <w:rFonts w:ascii="Arial" w:hAnsi="Arial"/>
        <w:noProof/>
        <w:sz w:val="20"/>
      </w:rPr>
      <w:drawing>
        <wp:inline distT="0" distB="0" distL="0" distR="0" wp14:anchorId="4C4CEE6A" wp14:editId="596BD53F">
          <wp:extent cx="139446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4460" cy="381000"/>
                  </a:xfrm>
                  <a:prstGeom prst="rect">
                    <a:avLst/>
                  </a:prstGeom>
                  <a:noFill/>
                  <a:ln>
                    <a:noFill/>
                  </a:ln>
                </pic:spPr>
              </pic:pic>
            </a:graphicData>
          </a:graphic>
        </wp:inline>
      </w:drawing>
    </w:r>
  </w:p>
  <w:p w14:paraId="5D75EC9D" w14:textId="77777777" w:rsidR="007211AC" w:rsidRDefault="007211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D434A"/>
    <w:multiLevelType w:val="hybridMultilevel"/>
    <w:tmpl w:val="BB38CC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ED954DD"/>
    <w:multiLevelType w:val="hybridMultilevel"/>
    <w:tmpl w:val="8A042B72"/>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9766E9"/>
    <w:multiLevelType w:val="hybridMultilevel"/>
    <w:tmpl w:val="9A2E7D3E"/>
    <w:lvl w:ilvl="0" w:tplc="5606771A">
      <w:start w:val="1"/>
      <w:numFmt w:val="decimal"/>
      <w:lvlText w:val="%1."/>
      <w:lvlJc w:val="left"/>
      <w:pPr>
        <w:ind w:left="36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E02B04"/>
    <w:multiLevelType w:val="hybridMultilevel"/>
    <w:tmpl w:val="9F7CC9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452B7B"/>
    <w:multiLevelType w:val="hybridMultilevel"/>
    <w:tmpl w:val="1C8EB866"/>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5C5E76"/>
    <w:multiLevelType w:val="hybridMultilevel"/>
    <w:tmpl w:val="9E1883FC"/>
    <w:lvl w:ilvl="0" w:tplc="24DC4EB8">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31EE144">
      <w:start w:val="6"/>
      <w:numFmt w:val="decimal"/>
      <w:lvlText w:val="%4"/>
      <w:lvlJc w:val="left"/>
      <w:pPr>
        <w:ind w:left="360" w:hanging="360"/>
      </w:pPr>
      <w:rPr>
        <w:rFonts w:asciiTheme="majorHAnsi" w:eastAsiaTheme="majorEastAsia" w:hAnsiTheme="majorHAnsi" w:cstheme="majorBidi" w:hint="default"/>
        <w:b w:val="0"/>
        <w:color w:val="2F5496" w:themeColor="accent1" w:themeShade="BF"/>
        <w:sz w:val="26"/>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6D7C03"/>
    <w:multiLevelType w:val="hybridMultilevel"/>
    <w:tmpl w:val="8A042B72"/>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F4167E5"/>
    <w:multiLevelType w:val="hybridMultilevel"/>
    <w:tmpl w:val="C4A6CF1E"/>
    <w:lvl w:ilvl="0" w:tplc="061848F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0E1340"/>
    <w:multiLevelType w:val="hybridMultilevel"/>
    <w:tmpl w:val="D298C0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41F68A6"/>
    <w:multiLevelType w:val="hybridMultilevel"/>
    <w:tmpl w:val="6560A2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1315AA9"/>
    <w:multiLevelType w:val="hybridMultilevel"/>
    <w:tmpl w:val="C39850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47F1BE4"/>
    <w:multiLevelType w:val="hybridMultilevel"/>
    <w:tmpl w:val="E87A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143D61"/>
    <w:multiLevelType w:val="hybridMultilevel"/>
    <w:tmpl w:val="FA3A39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750FFE"/>
    <w:multiLevelType w:val="hybridMultilevel"/>
    <w:tmpl w:val="9FDAFD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FEF35AC"/>
    <w:multiLevelType w:val="hybridMultilevel"/>
    <w:tmpl w:val="6560A2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5"/>
  </w:num>
  <w:num w:numId="3">
    <w:abstractNumId w:val="7"/>
  </w:num>
  <w:num w:numId="4">
    <w:abstractNumId w:val="12"/>
  </w:num>
  <w:num w:numId="5">
    <w:abstractNumId w:val="4"/>
  </w:num>
  <w:num w:numId="6">
    <w:abstractNumId w:val="2"/>
  </w:num>
  <w:num w:numId="7">
    <w:abstractNumId w:val="0"/>
  </w:num>
  <w:num w:numId="8">
    <w:abstractNumId w:val="1"/>
  </w:num>
  <w:num w:numId="9">
    <w:abstractNumId w:val="6"/>
  </w:num>
  <w:num w:numId="10">
    <w:abstractNumId w:val="9"/>
  </w:num>
  <w:num w:numId="11">
    <w:abstractNumId w:val="14"/>
  </w:num>
  <w:num w:numId="12">
    <w:abstractNumId w:val="13"/>
  </w:num>
  <w:num w:numId="13">
    <w:abstractNumId w:val="10"/>
  </w:num>
  <w:num w:numId="14">
    <w:abstractNumId w:val="8"/>
  </w:num>
  <w:num w:numId="1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dhanshu Satyam">
    <w15:presenceInfo w15:providerId="AD" w15:userId="S::susatyam@in.ibm.com::3f433957-5b90-493e-aac8-64f0a7954063"/>
  </w15:person>
  <w15:person w15:author="Harish Kumar">
    <w15:presenceInfo w15:providerId="AD" w15:userId="S::Harish.Kumar2@ibm.com::d43a5f55-7f37-41be-b0f4-ee25fb501ac8"/>
  </w15:person>
  <w15:person w15:author="anton.vahcic">
    <w15:presenceInfo w15:providerId="AD" w15:userId="S::anton.vahcic@si.ibm.com::425120af-1324-4e84-bc0f-8d16541a5e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B27"/>
    <w:rsid w:val="00016B18"/>
    <w:rsid w:val="00024201"/>
    <w:rsid w:val="00043A26"/>
    <w:rsid w:val="00047913"/>
    <w:rsid w:val="00066C8D"/>
    <w:rsid w:val="00067C5D"/>
    <w:rsid w:val="0007018D"/>
    <w:rsid w:val="00083EF0"/>
    <w:rsid w:val="00085305"/>
    <w:rsid w:val="0009593B"/>
    <w:rsid w:val="000B1F19"/>
    <w:rsid w:val="000B3C61"/>
    <w:rsid w:val="000C1968"/>
    <w:rsid w:val="000D2C35"/>
    <w:rsid w:val="000F1A25"/>
    <w:rsid w:val="00110B3E"/>
    <w:rsid w:val="00115948"/>
    <w:rsid w:val="001275D8"/>
    <w:rsid w:val="0013224D"/>
    <w:rsid w:val="00144240"/>
    <w:rsid w:val="00177B79"/>
    <w:rsid w:val="00182EFC"/>
    <w:rsid w:val="00187257"/>
    <w:rsid w:val="00190E8B"/>
    <w:rsid w:val="001A100D"/>
    <w:rsid w:val="001B2ACF"/>
    <w:rsid w:val="001C2EF8"/>
    <w:rsid w:val="001C3245"/>
    <w:rsid w:val="001E70EE"/>
    <w:rsid w:val="001F6A0A"/>
    <w:rsid w:val="0021194F"/>
    <w:rsid w:val="00211A90"/>
    <w:rsid w:val="0022732A"/>
    <w:rsid w:val="002428A4"/>
    <w:rsid w:val="00243DF9"/>
    <w:rsid w:val="0029686D"/>
    <w:rsid w:val="002C388E"/>
    <w:rsid w:val="002D4904"/>
    <w:rsid w:val="002F64C6"/>
    <w:rsid w:val="00303480"/>
    <w:rsid w:val="003038FD"/>
    <w:rsid w:val="00317C61"/>
    <w:rsid w:val="00320042"/>
    <w:rsid w:val="00327985"/>
    <w:rsid w:val="00352D46"/>
    <w:rsid w:val="0036347E"/>
    <w:rsid w:val="003804F0"/>
    <w:rsid w:val="00380B5A"/>
    <w:rsid w:val="0038409F"/>
    <w:rsid w:val="00395FF1"/>
    <w:rsid w:val="003B49F6"/>
    <w:rsid w:val="003C1767"/>
    <w:rsid w:val="003D4072"/>
    <w:rsid w:val="003E2779"/>
    <w:rsid w:val="003F2ACF"/>
    <w:rsid w:val="003F321F"/>
    <w:rsid w:val="003F77A8"/>
    <w:rsid w:val="00436247"/>
    <w:rsid w:val="004414DF"/>
    <w:rsid w:val="00446AF1"/>
    <w:rsid w:val="004500E1"/>
    <w:rsid w:val="004503BE"/>
    <w:rsid w:val="004527EC"/>
    <w:rsid w:val="00454988"/>
    <w:rsid w:val="0046404C"/>
    <w:rsid w:val="0046663B"/>
    <w:rsid w:val="00482EEA"/>
    <w:rsid w:val="004C3E0A"/>
    <w:rsid w:val="004D51F9"/>
    <w:rsid w:val="00510D7E"/>
    <w:rsid w:val="00515ADE"/>
    <w:rsid w:val="005226FD"/>
    <w:rsid w:val="00527F16"/>
    <w:rsid w:val="00537295"/>
    <w:rsid w:val="00537F18"/>
    <w:rsid w:val="00551591"/>
    <w:rsid w:val="0057544F"/>
    <w:rsid w:val="00580E5A"/>
    <w:rsid w:val="00594F53"/>
    <w:rsid w:val="005A2DAE"/>
    <w:rsid w:val="005C5DA2"/>
    <w:rsid w:val="005E27F6"/>
    <w:rsid w:val="0060179F"/>
    <w:rsid w:val="006136FE"/>
    <w:rsid w:val="00615E44"/>
    <w:rsid w:val="006179FB"/>
    <w:rsid w:val="006217D6"/>
    <w:rsid w:val="00631E87"/>
    <w:rsid w:val="00637808"/>
    <w:rsid w:val="006403D0"/>
    <w:rsid w:val="006428C3"/>
    <w:rsid w:val="006679F7"/>
    <w:rsid w:val="00672662"/>
    <w:rsid w:val="00676AA0"/>
    <w:rsid w:val="006B78E6"/>
    <w:rsid w:val="006E3175"/>
    <w:rsid w:val="006F409E"/>
    <w:rsid w:val="007211AC"/>
    <w:rsid w:val="007272E7"/>
    <w:rsid w:val="007346CD"/>
    <w:rsid w:val="00744110"/>
    <w:rsid w:val="00746B3D"/>
    <w:rsid w:val="00753CCC"/>
    <w:rsid w:val="007756E0"/>
    <w:rsid w:val="00785895"/>
    <w:rsid w:val="007A4C0E"/>
    <w:rsid w:val="007A7120"/>
    <w:rsid w:val="007B101C"/>
    <w:rsid w:val="007B20A3"/>
    <w:rsid w:val="007B4F33"/>
    <w:rsid w:val="007C5B8A"/>
    <w:rsid w:val="007D21A1"/>
    <w:rsid w:val="007D24DD"/>
    <w:rsid w:val="007E261C"/>
    <w:rsid w:val="007E30DE"/>
    <w:rsid w:val="007F2F3B"/>
    <w:rsid w:val="0080200B"/>
    <w:rsid w:val="00815BBC"/>
    <w:rsid w:val="008314B1"/>
    <w:rsid w:val="00843BFB"/>
    <w:rsid w:val="00847813"/>
    <w:rsid w:val="008501BE"/>
    <w:rsid w:val="0087638C"/>
    <w:rsid w:val="008819EC"/>
    <w:rsid w:val="00883753"/>
    <w:rsid w:val="008861C6"/>
    <w:rsid w:val="008A309C"/>
    <w:rsid w:val="008B4A48"/>
    <w:rsid w:val="008D7ABC"/>
    <w:rsid w:val="008F6ACF"/>
    <w:rsid w:val="00915E34"/>
    <w:rsid w:val="009259A0"/>
    <w:rsid w:val="00927FD9"/>
    <w:rsid w:val="00942468"/>
    <w:rsid w:val="00942946"/>
    <w:rsid w:val="00955313"/>
    <w:rsid w:val="00955701"/>
    <w:rsid w:val="00972F08"/>
    <w:rsid w:val="00985CBE"/>
    <w:rsid w:val="00990568"/>
    <w:rsid w:val="009A4F4A"/>
    <w:rsid w:val="009B5906"/>
    <w:rsid w:val="009C43C9"/>
    <w:rsid w:val="009D291A"/>
    <w:rsid w:val="009E47F8"/>
    <w:rsid w:val="009E6A47"/>
    <w:rsid w:val="009F6E84"/>
    <w:rsid w:val="00A406F7"/>
    <w:rsid w:val="00A50685"/>
    <w:rsid w:val="00A65337"/>
    <w:rsid w:val="00A65D1E"/>
    <w:rsid w:val="00A7567E"/>
    <w:rsid w:val="00A766D4"/>
    <w:rsid w:val="00A81580"/>
    <w:rsid w:val="00AB098A"/>
    <w:rsid w:val="00AC3CCE"/>
    <w:rsid w:val="00AD10A0"/>
    <w:rsid w:val="00AD1AB8"/>
    <w:rsid w:val="00AD3E84"/>
    <w:rsid w:val="00AD64D3"/>
    <w:rsid w:val="00AF15DA"/>
    <w:rsid w:val="00AF211E"/>
    <w:rsid w:val="00B20B5C"/>
    <w:rsid w:val="00B22F0F"/>
    <w:rsid w:val="00B2658C"/>
    <w:rsid w:val="00B26D55"/>
    <w:rsid w:val="00B64A47"/>
    <w:rsid w:val="00BA6F9A"/>
    <w:rsid w:val="00BB0A30"/>
    <w:rsid w:val="00BB36D4"/>
    <w:rsid w:val="00BF5DB2"/>
    <w:rsid w:val="00BF6543"/>
    <w:rsid w:val="00BF7BAF"/>
    <w:rsid w:val="00C13D9E"/>
    <w:rsid w:val="00C31029"/>
    <w:rsid w:val="00C36C64"/>
    <w:rsid w:val="00C51F67"/>
    <w:rsid w:val="00C67A25"/>
    <w:rsid w:val="00C91E1F"/>
    <w:rsid w:val="00CB6051"/>
    <w:rsid w:val="00CD0305"/>
    <w:rsid w:val="00CE49D0"/>
    <w:rsid w:val="00CF703B"/>
    <w:rsid w:val="00D06681"/>
    <w:rsid w:val="00D10E4D"/>
    <w:rsid w:val="00D13ABC"/>
    <w:rsid w:val="00D313DB"/>
    <w:rsid w:val="00D52D4A"/>
    <w:rsid w:val="00D54AA8"/>
    <w:rsid w:val="00D661C9"/>
    <w:rsid w:val="00D6699E"/>
    <w:rsid w:val="00D70100"/>
    <w:rsid w:val="00D72AB8"/>
    <w:rsid w:val="00D761CC"/>
    <w:rsid w:val="00DA2B58"/>
    <w:rsid w:val="00DA2FB1"/>
    <w:rsid w:val="00DA6F33"/>
    <w:rsid w:val="00DC01FF"/>
    <w:rsid w:val="00DD0D75"/>
    <w:rsid w:val="00DD3F06"/>
    <w:rsid w:val="00DE3199"/>
    <w:rsid w:val="00DE5060"/>
    <w:rsid w:val="00E21E80"/>
    <w:rsid w:val="00E25E34"/>
    <w:rsid w:val="00E40A84"/>
    <w:rsid w:val="00E62196"/>
    <w:rsid w:val="00E663D8"/>
    <w:rsid w:val="00E81D0D"/>
    <w:rsid w:val="00E82462"/>
    <w:rsid w:val="00EA2ED5"/>
    <w:rsid w:val="00EB698D"/>
    <w:rsid w:val="00EC677C"/>
    <w:rsid w:val="00ED1A26"/>
    <w:rsid w:val="00ED44CA"/>
    <w:rsid w:val="00EE5413"/>
    <w:rsid w:val="00EE76F0"/>
    <w:rsid w:val="00EF05C4"/>
    <w:rsid w:val="00EF0BB9"/>
    <w:rsid w:val="00EF4CE4"/>
    <w:rsid w:val="00F029C8"/>
    <w:rsid w:val="00F104B7"/>
    <w:rsid w:val="00F2198C"/>
    <w:rsid w:val="00F377D0"/>
    <w:rsid w:val="00F46B27"/>
    <w:rsid w:val="00F604E4"/>
    <w:rsid w:val="00F9441E"/>
    <w:rsid w:val="00FA7AA3"/>
    <w:rsid w:val="00FD2588"/>
    <w:rsid w:val="00FD667C"/>
    <w:rsid w:val="00FE66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A17B1"/>
  <w15:chartTrackingRefBased/>
  <w15:docId w15:val="{DFEB41B3-4DDD-408C-BB99-3F8DCDA43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2E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2E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5E44"/>
    <w:pPr>
      <w:ind w:left="720"/>
      <w:contextualSpacing/>
    </w:pPr>
  </w:style>
  <w:style w:type="table" w:styleId="TableGrid">
    <w:name w:val="Table Grid"/>
    <w:basedOn w:val="TableNormal"/>
    <w:uiPriority w:val="39"/>
    <w:rsid w:val="00734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90E8B"/>
    <w:rPr>
      <w:color w:val="0563C1" w:themeColor="hyperlink"/>
      <w:u w:val="single"/>
    </w:rPr>
  </w:style>
  <w:style w:type="character" w:styleId="UnresolvedMention">
    <w:name w:val="Unresolved Mention"/>
    <w:basedOn w:val="DefaultParagraphFont"/>
    <w:uiPriority w:val="99"/>
    <w:semiHidden/>
    <w:unhideWhenUsed/>
    <w:rsid w:val="00190E8B"/>
    <w:rPr>
      <w:color w:val="605E5C"/>
      <w:shd w:val="clear" w:color="auto" w:fill="E1DFDD"/>
    </w:rPr>
  </w:style>
  <w:style w:type="character" w:customStyle="1" w:styleId="Heading1Char">
    <w:name w:val="Heading 1 Char"/>
    <w:basedOn w:val="DefaultParagraphFont"/>
    <w:link w:val="Heading1"/>
    <w:uiPriority w:val="9"/>
    <w:rsid w:val="00EA2ED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A2ED5"/>
    <w:pPr>
      <w:outlineLvl w:val="9"/>
    </w:pPr>
  </w:style>
  <w:style w:type="paragraph" w:styleId="TOC1">
    <w:name w:val="toc 1"/>
    <w:basedOn w:val="Normal"/>
    <w:next w:val="Normal"/>
    <w:autoRedefine/>
    <w:uiPriority w:val="39"/>
    <w:unhideWhenUsed/>
    <w:rsid w:val="00EA2ED5"/>
    <w:pPr>
      <w:spacing w:after="100"/>
    </w:pPr>
  </w:style>
  <w:style w:type="character" w:customStyle="1" w:styleId="Heading2Char">
    <w:name w:val="Heading 2 Char"/>
    <w:basedOn w:val="DefaultParagraphFont"/>
    <w:link w:val="Heading2"/>
    <w:uiPriority w:val="9"/>
    <w:rsid w:val="00EA2ED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A2ED5"/>
    <w:pPr>
      <w:spacing w:after="100"/>
      <w:ind w:left="220"/>
    </w:pPr>
  </w:style>
  <w:style w:type="paragraph" w:styleId="BalloonText">
    <w:name w:val="Balloon Text"/>
    <w:basedOn w:val="Normal"/>
    <w:link w:val="BalloonTextChar"/>
    <w:uiPriority w:val="99"/>
    <w:semiHidden/>
    <w:unhideWhenUsed/>
    <w:rsid w:val="00EA2E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ED5"/>
    <w:rPr>
      <w:rFonts w:ascii="Segoe UI" w:hAnsi="Segoe UI" w:cs="Segoe UI"/>
      <w:sz w:val="18"/>
      <w:szCs w:val="18"/>
    </w:rPr>
  </w:style>
  <w:style w:type="paragraph" w:styleId="Header">
    <w:name w:val="header"/>
    <w:basedOn w:val="Normal"/>
    <w:link w:val="HeaderChar"/>
    <w:uiPriority w:val="99"/>
    <w:unhideWhenUsed/>
    <w:rsid w:val="00F377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77D0"/>
  </w:style>
  <w:style w:type="paragraph" w:styleId="Footer">
    <w:name w:val="footer"/>
    <w:basedOn w:val="Normal"/>
    <w:link w:val="FooterChar"/>
    <w:uiPriority w:val="99"/>
    <w:unhideWhenUsed/>
    <w:rsid w:val="00F377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77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02E71-02F7-46A3-BFEC-A3BA066B4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27</Pages>
  <Words>3093</Words>
  <Characters>17634</Characters>
  <Application>Microsoft Office Word</Application>
  <DocSecurity>0</DocSecurity>
  <Lines>146</Lines>
  <Paragraphs>41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20686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Kumar</dc:creator>
  <cp:keywords/>
  <dc:description/>
  <cp:lastModifiedBy>Sudhanshu Satyam</cp:lastModifiedBy>
  <cp:revision>42</cp:revision>
  <dcterms:created xsi:type="dcterms:W3CDTF">2020-08-18T11:50:00Z</dcterms:created>
  <dcterms:modified xsi:type="dcterms:W3CDTF">2020-09-02T13:05:00Z</dcterms:modified>
</cp:coreProperties>
</file>